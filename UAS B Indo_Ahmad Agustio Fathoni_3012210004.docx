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20BC5" w14:textId="77B13486" w:rsidR="00B437F8" w:rsidRDefault="00B437F8" w:rsidP="004E1C85">
      <w:pPr>
        <w:spacing w:line="240" w:lineRule="auto"/>
        <w:jc w:val="center"/>
        <w:outlineLvl w:val="0"/>
        <w:rPr>
          <w:rFonts w:ascii="Garamond" w:eastAsia="Times New Roman" w:hAnsi="Garamond" w:cs="Times New Roman"/>
          <w:b/>
          <w:bCs/>
          <w:color w:val="000000"/>
          <w:kern w:val="36"/>
          <w:sz w:val="28"/>
          <w:szCs w:val="28"/>
          <w:lang w:val="en-US" w:eastAsia="en-US"/>
        </w:rPr>
      </w:pPr>
    </w:p>
    <w:p w14:paraId="63192140" w14:textId="76A74271" w:rsidR="00145AC2" w:rsidRPr="00006398" w:rsidRDefault="00006398" w:rsidP="00FE6772">
      <w:pPr>
        <w:spacing w:line="240" w:lineRule="auto"/>
        <w:jc w:val="center"/>
        <w:rPr>
          <w:rFonts w:ascii="Garamond" w:eastAsia="Times New Roman" w:hAnsi="Garamond" w:cs="Times New Roman"/>
          <w:b/>
          <w:bCs/>
          <w:i/>
          <w:iCs/>
          <w:color w:val="000000"/>
          <w:sz w:val="24"/>
          <w:szCs w:val="24"/>
          <w:lang w:val="en-US" w:eastAsia="en-US"/>
        </w:rPr>
      </w:pPr>
      <w:r>
        <w:rPr>
          <w:rFonts w:ascii="Garamond" w:eastAsia="Times New Roman" w:hAnsi="Garamond" w:cs="Times New Roman"/>
          <w:b/>
          <w:bCs/>
          <w:color w:val="000000"/>
          <w:sz w:val="24"/>
          <w:szCs w:val="24"/>
          <w:lang w:val="en-US" w:eastAsia="en-US"/>
        </w:rPr>
        <w:t xml:space="preserve">PENERAPAN </w:t>
      </w:r>
      <w:r w:rsidRPr="00006398">
        <w:rPr>
          <w:rFonts w:ascii="Garamond" w:eastAsia="Times New Roman" w:hAnsi="Garamond" w:cs="Times New Roman"/>
          <w:b/>
          <w:bCs/>
          <w:i/>
          <w:iCs/>
          <w:color w:val="000000"/>
          <w:sz w:val="24"/>
          <w:szCs w:val="24"/>
          <w:lang w:val="en-US" w:eastAsia="en-US"/>
        </w:rPr>
        <w:t>NATURAL LANGUAGE PROCESSING</w:t>
      </w:r>
      <w:r>
        <w:rPr>
          <w:rFonts w:ascii="Garamond" w:eastAsia="Times New Roman" w:hAnsi="Garamond" w:cs="Times New Roman"/>
          <w:b/>
          <w:bCs/>
          <w:color w:val="000000"/>
          <w:sz w:val="24"/>
          <w:szCs w:val="24"/>
          <w:lang w:val="en-US" w:eastAsia="en-US"/>
        </w:rPr>
        <w:t xml:space="preserve">  DALAM </w:t>
      </w:r>
      <w:r w:rsidR="00A06421">
        <w:rPr>
          <w:rFonts w:ascii="Garamond" w:eastAsia="Times New Roman" w:hAnsi="Garamond" w:cs="Times New Roman"/>
          <w:b/>
          <w:bCs/>
          <w:color w:val="000000"/>
          <w:sz w:val="24"/>
          <w:szCs w:val="24"/>
          <w:lang w:val="en-US" w:eastAsia="en-US"/>
        </w:rPr>
        <w:t>ANALIS SENTIMEN</w:t>
      </w:r>
      <w:r w:rsidR="0099062B">
        <w:rPr>
          <w:rFonts w:ascii="Garamond" w:eastAsia="Times New Roman" w:hAnsi="Garamond" w:cs="Times New Roman"/>
          <w:b/>
          <w:bCs/>
          <w:color w:val="000000"/>
          <w:sz w:val="24"/>
          <w:szCs w:val="24"/>
          <w:lang w:val="en-US" w:eastAsia="en-US"/>
        </w:rPr>
        <w:t xml:space="preserve"> KOMENTAR </w:t>
      </w:r>
      <w:r w:rsidR="00A06421">
        <w:rPr>
          <w:rFonts w:ascii="Garamond" w:eastAsia="Times New Roman" w:hAnsi="Garamond" w:cs="Times New Roman"/>
          <w:b/>
          <w:bCs/>
          <w:color w:val="000000"/>
          <w:sz w:val="24"/>
          <w:szCs w:val="24"/>
          <w:lang w:val="en-US" w:eastAsia="en-US"/>
        </w:rPr>
        <w:t>PENGGUNA</w:t>
      </w:r>
      <w:r>
        <w:rPr>
          <w:rFonts w:ascii="Garamond" w:eastAsia="Times New Roman" w:hAnsi="Garamond" w:cs="Times New Roman"/>
          <w:b/>
          <w:bCs/>
          <w:color w:val="000000"/>
          <w:sz w:val="24"/>
          <w:szCs w:val="24"/>
          <w:lang w:val="en-US" w:eastAsia="en-US"/>
        </w:rPr>
        <w:t xml:space="preserve"> </w:t>
      </w:r>
      <w:r w:rsidR="00A06421">
        <w:rPr>
          <w:rFonts w:ascii="Garamond" w:eastAsia="Times New Roman" w:hAnsi="Garamond" w:cs="Times New Roman"/>
          <w:b/>
          <w:bCs/>
          <w:color w:val="000000"/>
          <w:sz w:val="24"/>
          <w:szCs w:val="24"/>
          <w:lang w:val="en-US" w:eastAsia="en-US"/>
        </w:rPr>
        <w:t>X</w:t>
      </w:r>
      <w:r>
        <w:rPr>
          <w:rFonts w:ascii="Garamond" w:eastAsia="Times New Roman" w:hAnsi="Garamond" w:cs="Times New Roman"/>
          <w:b/>
          <w:bCs/>
          <w:color w:val="000000"/>
          <w:sz w:val="24"/>
          <w:szCs w:val="24"/>
          <w:lang w:val="en-US" w:eastAsia="en-US"/>
        </w:rPr>
        <w:t xml:space="preserve"> </w:t>
      </w:r>
      <w:r w:rsidR="00A06421">
        <w:rPr>
          <w:rFonts w:ascii="Garamond" w:eastAsia="Times New Roman" w:hAnsi="Garamond" w:cs="Times New Roman"/>
          <w:b/>
          <w:bCs/>
          <w:color w:val="000000"/>
          <w:sz w:val="24"/>
          <w:szCs w:val="24"/>
          <w:lang w:val="en-US" w:eastAsia="en-US"/>
        </w:rPr>
        <w:t xml:space="preserve">TERHADAP </w:t>
      </w:r>
      <w:r w:rsidR="00E82621" w:rsidRPr="00E82621">
        <w:rPr>
          <w:rFonts w:ascii="Garamond" w:eastAsia="Times New Roman" w:hAnsi="Garamond" w:cs="Times New Roman"/>
          <w:b/>
          <w:bCs/>
          <w:color w:val="000000"/>
          <w:sz w:val="24"/>
          <w:szCs w:val="24"/>
          <w:lang w:val="en-US" w:eastAsia="en-US"/>
        </w:rPr>
        <w:t>JANJI KAMPANYE PROGRAM MAKAN SIANG GRATIS OLEH PRESIDEN</w:t>
      </w:r>
    </w:p>
    <w:p w14:paraId="2F65B7C3" w14:textId="73381332" w:rsidR="00261ED6" w:rsidRPr="00E82621" w:rsidRDefault="00261ED6" w:rsidP="00FE6772">
      <w:pPr>
        <w:spacing w:line="240" w:lineRule="auto"/>
        <w:jc w:val="center"/>
        <w:rPr>
          <w:rFonts w:ascii="Garamond" w:eastAsia="Times New Roman" w:hAnsi="Garamond" w:cs="Times New Roman"/>
          <w:b/>
          <w:bCs/>
          <w:color w:val="000000"/>
          <w:sz w:val="24"/>
          <w:szCs w:val="24"/>
          <w:lang w:val="en-US" w:eastAsia="en-US"/>
        </w:rPr>
      </w:pPr>
    </w:p>
    <w:p w14:paraId="2A79EE29" w14:textId="77777777" w:rsidR="00FE6772" w:rsidRPr="00E82621" w:rsidRDefault="00FE6772" w:rsidP="00FE6772">
      <w:pPr>
        <w:spacing w:line="240" w:lineRule="auto"/>
        <w:jc w:val="center"/>
        <w:rPr>
          <w:rFonts w:ascii="Garamond" w:eastAsia="Times New Roman" w:hAnsi="Garamond" w:cs="Times New Roman"/>
          <w:b/>
          <w:bCs/>
          <w:color w:val="000000"/>
          <w:sz w:val="24"/>
          <w:szCs w:val="24"/>
          <w:lang w:val="en-US" w:eastAsia="en-US"/>
        </w:rPr>
      </w:pPr>
    </w:p>
    <w:p w14:paraId="7D74BC87" w14:textId="74D23F5B" w:rsidR="00006398" w:rsidRDefault="00006398" w:rsidP="00521BBA">
      <w:pPr>
        <w:spacing w:line="240" w:lineRule="auto"/>
        <w:jc w:val="center"/>
        <w:rPr>
          <w:rFonts w:ascii="Garamond" w:eastAsia="Times New Roman" w:hAnsi="Garamond" w:cs="Times New Roman"/>
          <w:b/>
          <w:bCs/>
          <w:i/>
          <w:iCs/>
          <w:color w:val="000000"/>
          <w:sz w:val="24"/>
          <w:szCs w:val="24"/>
          <w:lang w:val="en-US" w:eastAsia="en-US"/>
        </w:rPr>
      </w:pPr>
      <w:r w:rsidRPr="00006398">
        <w:rPr>
          <w:rFonts w:ascii="Garamond" w:eastAsia="Times New Roman" w:hAnsi="Garamond" w:cs="Times New Roman"/>
          <w:b/>
          <w:bCs/>
          <w:i/>
          <w:iCs/>
          <w:color w:val="000000"/>
          <w:sz w:val="24"/>
          <w:szCs w:val="24"/>
          <w:lang w:val="en-US" w:eastAsia="en-US"/>
        </w:rPr>
        <w:t>THE APPLICATION OF NATURAL LANGUAGE PROCESSING IN SENTIMENT ANALYSIS OF USER X'S COMMENTS ON THE PRESIDENT'S FREE LUNCH PROGRAM CAMPAIGN PROMISE</w:t>
      </w:r>
    </w:p>
    <w:p w14:paraId="5AC8E74B" w14:textId="77777777" w:rsidR="00006398" w:rsidRPr="004E1C85" w:rsidRDefault="00006398" w:rsidP="00521BBA">
      <w:pPr>
        <w:spacing w:line="240" w:lineRule="auto"/>
        <w:jc w:val="center"/>
        <w:rPr>
          <w:rFonts w:ascii="Garamond" w:eastAsia="Times New Roman" w:hAnsi="Garamond" w:cs="Times New Roman"/>
          <w:sz w:val="24"/>
          <w:szCs w:val="24"/>
          <w:lang w:val="en-US" w:eastAsia="en-US"/>
        </w:rPr>
      </w:pPr>
    </w:p>
    <w:p w14:paraId="5BB012FD" w14:textId="44028374" w:rsidR="00575C3B" w:rsidRPr="001F436D" w:rsidRDefault="00AD70C7" w:rsidP="00575C3B">
      <w:pPr>
        <w:spacing w:line="240" w:lineRule="auto"/>
        <w:jc w:val="center"/>
        <w:rPr>
          <w:rFonts w:ascii="Garamond" w:eastAsia="Times New Roman" w:hAnsi="Garamond" w:cs="Times New Roman"/>
          <w:sz w:val="24"/>
          <w:szCs w:val="24"/>
          <w:lang w:val="en-US" w:eastAsia="en-US"/>
        </w:rPr>
      </w:pPr>
      <w:r>
        <w:rPr>
          <w:rFonts w:ascii="Garamond" w:eastAsia="Times New Roman" w:hAnsi="Garamond" w:cs="Times New Roman"/>
          <w:b/>
          <w:bCs/>
          <w:sz w:val="24"/>
          <w:szCs w:val="24"/>
          <w:lang w:val="en-US" w:eastAsia="en-US"/>
        </w:rPr>
        <w:t xml:space="preserve">Ahmad </w:t>
      </w:r>
      <w:ins w:id="0" w:author="Ahmad Agustio Fathoni" w:date="2024-12-21T06:24:00Z">
        <w:r w:rsidR="00FE6772" w:rsidRPr="001F436D">
          <w:rPr>
            <w:rFonts w:ascii="Garamond" w:eastAsia="Times New Roman" w:hAnsi="Garamond" w:cs="Times New Roman"/>
            <w:b/>
            <w:bCs/>
            <w:sz w:val="24"/>
            <w:szCs w:val="24"/>
            <w:lang w:val="en-US" w:eastAsia="en-US"/>
          </w:rPr>
          <w:t>Agustio Fathoni</w:t>
        </w:r>
      </w:ins>
    </w:p>
    <w:p w14:paraId="5CCA0CB3" w14:textId="18760ADB" w:rsidR="004E1C85" w:rsidRPr="001F436D" w:rsidRDefault="00575C3B" w:rsidP="00575C3B">
      <w:pPr>
        <w:spacing w:line="240" w:lineRule="auto"/>
        <w:jc w:val="center"/>
        <w:rPr>
          <w:rFonts w:ascii="Garamond" w:eastAsia="Times New Roman" w:hAnsi="Garamond" w:cs="Times New Roman"/>
          <w:sz w:val="24"/>
          <w:szCs w:val="24"/>
          <w:lang w:val="en-US" w:eastAsia="en-US"/>
        </w:rPr>
      </w:pPr>
      <w:r w:rsidRPr="001F436D">
        <w:rPr>
          <w:rFonts w:ascii="Garamond" w:eastAsia="Times New Roman" w:hAnsi="Garamond" w:cs="Times New Roman"/>
          <w:sz w:val="24"/>
          <w:szCs w:val="24"/>
          <w:lang w:val="en-US" w:eastAsia="en-US"/>
        </w:rPr>
        <w:t xml:space="preserve">Program Studi Informatika, </w:t>
      </w:r>
      <w:ins w:id="1" w:author="Ahmad Agustio Fathoni" w:date="2024-12-21T06:25:00Z">
        <w:r w:rsidR="00FE6772" w:rsidRPr="001F436D">
          <w:rPr>
            <w:rFonts w:ascii="Garamond" w:eastAsia="Times New Roman" w:hAnsi="Garamond" w:cs="Times New Roman"/>
            <w:sz w:val="24"/>
            <w:szCs w:val="24"/>
            <w:lang w:val="en-US" w:eastAsia="en-US"/>
          </w:rPr>
          <w:t>Universitas Internasional Semen Indonesia</w:t>
        </w:r>
      </w:ins>
    </w:p>
    <w:p w14:paraId="4E561A79" w14:textId="11E24304" w:rsidR="004E1C85" w:rsidRPr="001F436D" w:rsidRDefault="00FE6772" w:rsidP="004E1C85">
      <w:pPr>
        <w:spacing w:line="240" w:lineRule="auto"/>
        <w:jc w:val="center"/>
        <w:rPr>
          <w:rFonts w:ascii="Garamond" w:eastAsia="Times New Roman" w:hAnsi="Garamond" w:cs="Times New Roman"/>
          <w:sz w:val="24"/>
          <w:szCs w:val="24"/>
          <w:lang w:val="en-US" w:eastAsia="en-US"/>
        </w:rPr>
      </w:pPr>
      <w:ins w:id="2" w:author="Ahmad Agustio Fathoni" w:date="2024-12-21T06:25:00Z">
        <w:r w:rsidRPr="001F436D">
          <w:rPr>
            <w:rFonts w:ascii="Garamond" w:eastAsia="Times New Roman" w:hAnsi="Garamond" w:cs="Times New Roman"/>
            <w:sz w:val="24"/>
            <w:szCs w:val="24"/>
            <w:lang w:val="en-US" w:eastAsia="en-US"/>
          </w:rPr>
          <w:t>Kompleks PT. Semen Indonesia (Persero) Tbk, Jl. Veteran, Kb. Dalem, Sidomoro, Kebomas, Gresik Regency, East Java 61122</w:t>
        </w:r>
      </w:ins>
    </w:p>
    <w:p w14:paraId="3788567D" w14:textId="2C2A07BF" w:rsidR="00575C3B" w:rsidRDefault="00575C3B" w:rsidP="004E1C85">
      <w:pPr>
        <w:spacing w:line="240" w:lineRule="auto"/>
        <w:jc w:val="center"/>
        <w:rPr>
          <w:rFonts w:ascii="Garamond" w:eastAsia="Times New Roman" w:hAnsi="Garamond" w:cs="Times New Roman"/>
          <w:color w:val="000000"/>
          <w:sz w:val="24"/>
          <w:szCs w:val="24"/>
          <w:lang w:val="en-US" w:eastAsia="en-US"/>
        </w:rPr>
      </w:pPr>
      <w:r>
        <w:rPr>
          <w:rFonts w:ascii="Garamond" w:eastAsia="Times New Roman" w:hAnsi="Garamond" w:cs="Times New Roman"/>
          <w:color w:val="000000"/>
          <w:sz w:val="24"/>
          <w:szCs w:val="24"/>
          <w:lang w:val="en-US" w:eastAsia="en-US"/>
        </w:rPr>
        <w:t>Telp: 085808410988</w:t>
      </w:r>
    </w:p>
    <w:p w14:paraId="0E0D7955" w14:textId="17317AEE" w:rsidR="00575C3B" w:rsidRPr="004E1C85" w:rsidRDefault="00575C3B" w:rsidP="004E1C85">
      <w:pPr>
        <w:spacing w:line="240" w:lineRule="auto"/>
        <w:jc w:val="center"/>
        <w:rPr>
          <w:rFonts w:ascii="Garamond" w:eastAsia="Times New Roman" w:hAnsi="Garamond" w:cs="Times New Roman"/>
          <w:sz w:val="24"/>
          <w:szCs w:val="24"/>
          <w:lang w:val="en-US" w:eastAsia="en-US"/>
        </w:rPr>
      </w:pPr>
      <w:r>
        <w:rPr>
          <w:rFonts w:ascii="Garamond" w:eastAsia="Times New Roman" w:hAnsi="Garamond" w:cs="Times New Roman"/>
          <w:color w:val="000000"/>
          <w:sz w:val="24"/>
          <w:szCs w:val="24"/>
          <w:lang w:val="en-US" w:eastAsia="en-US"/>
        </w:rPr>
        <w:t xml:space="preserve">Pos-el: </w:t>
      </w:r>
      <w:hyperlink r:id="rId8" w:history="1">
        <w:r w:rsidRPr="00FB46DF">
          <w:rPr>
            <w:rStyle w:val="Hyperlink"/>
            <w:rFonts w:ascii="Garamond" w:eastAsia="Times New Roman" w:hAnsi="Garamond" w:cs="Times New Roman"/>
            <w:sz w:val="24"/>
            <w:szCs w:val="24"/>
            <w:lang w:val="en-US" w:eastAsia="en-US"/>
          </w:rPr>
          <w:t>ahmad.fathoni22@student.uisi.ac.id</w:t>
        </w:r>
      </w:hyperlink>
    </w:p>
    <w:p w14:paraId="228891A8" w14:textId="0ACFDC5C" w:rsidR="004E1C85" w:rsidRDefault="004E1C85" w:rsidP="004E1C85">
      <w:pPr>
        <w:spacing w:line="240" w:lineRule="auto"/>
        <w:rPr>
          <w:rFonts w:ascii="Garamond" w:eastAsia="Times New Roman" w:hAnsi="Garamond" w:cs="Times New Roman"/>
          <w:sz w:val="24"/>
          <w:szCs w:val="24"/>
          <w:lang w:val="en-US" w:eastAsia="en-US"/>
        </w:rPr>
      </w:pPr>
    </w:p>
    <w:p w14:paraId="63457855" w14:textId="77777777" w:rsidR="004E1C85" w:rsidRPr="004E1C85" w:rsidRDefault="004E1C85" w:rsidP="004E1C85">
      <w:pPr>
        <w:spacing w:line="240" w:lineRule="auto"/>
        <w:rPr>
          <w:rFonts w:ascii="Garamond" w:eastAsia="Times New Roman" w:hAnsi="Garamond" w:cs="Times New Roman"/>
          <w:sz w:val="24"/>
          <w:szCs w:val="24"/>
          <w:lang w:val="en-US" w:eastAsia="en-US"/>
        </w:rPr>
      </w:pPr>
    </w:p>
    <w:p w14:paraId="6C489D8A" w14:textId="51BF65F6" w:rsidR="004E1C85" w:rsidRDefault="004E1C85" w:rsidP="004E1C85">
      <w:pPr>
        <w:spacing w:line="240" w:lineRule="auto"/>
        <w:jc w:val="center"/>
        <w:rPr>
          <w:rFonts w:ascii="Garamond" w:eastAsia="Times New Roman" w:hAnsi="Garamond" w:cs="Times New Roman"/>
          <w:b/>
          <w:bCs/>
          <w:color w:val="000000"/>
          <w:sz w:val="24"/>
          <w:szCs w:val="24"/>
          <w:lang w:val="en-US" w:eastAsia="en-US"/>
        </w:rPr>
      </w:pPr>
      <w:r w:rsidRPr="004E1C85">
        <w:rPr>
          <w:rFonts w:ascii="Garamond" w:eastAsia="Times New Roman" w:hAnsi="Garamond" w:cs="Times New Roman"/>
          <w:b/>
          <w:bCs/>
          <w:color w:val="000000"/>
          <w:sz w:val="24"/>
          <w:szCs w:val="24"/>
          <w:lang w:val="en-US" w:eastAsia="en-US"/>
        </w:rPr>
        <w:t>Abstrak</w:t>
      </w:r>
    </w:p>
    <w:p w14:paraId="5350F379" w14:textId="6FE5336A" w:rsidR="00245FB5" w:rsidRPr="004E1C85" w:rsidRDefault="00245FB5" w:rsidP="00245FB5">
      <w:pPr>
        <w:spacing w:line="240" w:lineRule="auto"/>
        <w:jc w:val="both"/>
        <w:rPr>
          <w:rFonts w:ascii="Garamond" w:eastAsia="Times New Roman" w:hAnsi="Garamond" w:cs="Times New Roman"/>
          <w:sz w:val="24"/>
          <w:szCs w:val="24"/>
          <w:lang w:val="en-US" w:eastAsia="en-US"/>
        </w:rPr>
      </w:pPr>
      <w:r w:rsidRPr="00245FB5">
        <w:rPr>
          <w:rFonts w:ascii="Garamond" w:eastAsia="Times New Roman" w:hAnsi="Garamond" w:cs="Times New Roman"/>
          <w:sz w:val="24"/>
          <w:szCs w:val="24"/>
          <w:lang w:val="en-US" w:eastAsia="en-US"/>
        </w:rPr>
        <w:t>Penelitian ini berupaya analisis sentimen masyarakat pada program makan siang gratis yang dijanjikan oleh pasangan calon presiden dan wakil presiden pada Pilpres 2024, Prabowo Subianto dan Gibran Rakabuming Raka. Dalam penelitian ini, analisis menggunakan metode deskriptif kuantitatif. Sumber data diperoleh melalui data-data milik media sosial, yakni platform X atau yang sering dikenal dengan Twitter. Data dapat diambil secara manual pada rentang pencarian akhir 2024 sampai dengan awal tahun 2025 dengan pencarian kata kunci "makan siang gratis". Analisis menggunakan metode text mining, pre-processing data, dan hasil.</w:t>
      </w:r>
      <w:r>
        <w:rPr>
          <w:rFonts w:ascii="Garamond" w:eastAsia="Times New Roman" w:hAnsi="Garamond" w:cs="Times New Roman"/>
          <w:sz w:val="24"/>
          <w:szCs w:val="24"/>
          <w:lang w:val="en-US" w:eastAsia="en-US"/>
        </w:rPr>
        <w:t xml:space="preserve"> </w:t>
      </w:r>
      <w:r w:rsidRPr="00245FB5">
        <w:rPr>
          <w:rFonts w:ascii="Garamond" w:eastAsia="Times New Roman" w:hAnsi="Garamond" w:cs="Times New Roman"/>
          <w:sz w:val="24"/>
          <w:szCs w:val="24"/>
          <w:lang w:val="en-US" w:eastAsia="en-US"/>
        </w:rPr>
        <w:t>Dari hasil penelitian, terlihat bahwa sebagian besar sentimen masyarakat adalah negatif, sebesar 81,7%, sentimen positif sebanyak 11,7%, serta sisanya bersifat netral dengan nilai 6,6%. Keadaan tersebut karena sentimen negatif terbentuk atas kekhawatiran mereka akan adanya program implementasi, ketidakadilan dalam distribusi, dan manipulasi politik. Meski begitu, secara keseluruhan programs ini berpotensi meningkatkan gizi dan prestasi belajar anak-anak di daerah terpencil jika direncanakan dan dikelola dengan baik.</w:t>
      </w:r>
      <w:r>
        <w:rPr>
          <w:rFonts w:ascii="Garamond" w:eastAsia="Times New Roman" w:hAnsi="Garamond" w:cs="Times New Roman"/>
          <w:sz w:val="24"/>
          <w:szCs w:val="24"/>
          <w:lang w:val="en-US" w:eastAsia="en-US"/>
        </w:rPr>
        <w:t xml:space="preserve"> </w:t>
      </w:r>
      <w:r w:rsidRPr="00245FB5">
        <w:rPr>
          <w:rFonts w:ascii="Garamond" w:eastAsia="Times New Roman" w:hAnsi="Garamond" w:cs="Times New Roman"/>
          <w:sz w:val="24"/>
          <w:szCs w:val="24"/>
          <w:lang w:val="en-US" w:eastAsia="en-US"/>
        </w:rPr>
        <w:t>Penelitian ini menunjukkan pentingnya transparansi, perencanaan yang matang, serta pengawasan dalam pelaksanaan program kesejahteraan sosial. Dengan mengacu pada teori Good Governance dan pendekatan kesejahteraan sosial, penelitian ini diharapkan dapat memberikan panduan bagi pengambil kebijakan untuk meningkatkan efektivitas program serupa di masa depan.</w:t>
      </w:r>
    </w:p>
    <w:p w14:paraId="381F268C" w14:textId="107EAB0C" w:rsidR="004E1C85" w:rsidRPr="004E1C85" w:rsidRDefault="004E1C85" w:rsidP="004E1C85">
      <w:pPr>
        <w:spacing w:line="240" w:lineRule="auto"/>
        <w:ind w:right="-49"/>
        <w:jc w:val="both"/>
        <w:rPr>
          <w:rFonts w:ascii="Garamond" w:eastAsia="Times New Roman" w:hAnsi="Garamond" w:cs="Times New Roman"/>
          <w:sz w:val="24"/>
          <w:szCs w:val="24"/>
          <w:lang w:val="en-US" w:eastAsia="en-US"/>
        </w:rPr>
      </w:pPr>
      <w:r w:rsidRPr="004E1C85">
        <w:rPr>
          <w:rFonts w:ascii="Garamond" w:eastAsia="Times New Roman" w:hAnsi="Garamond" w:cs="Times New Roman"/>
          <w:b/>
          <w:bCs/>
          <w:color w:val="000000"/>
          <w:sz w:val="24"/>
          <w:szCs w:val="24"/>
          <w:lang w:val="en-US" w:eastAsia="en-US"/>
        </w:rPr>
        <w:t>Kata kunci:</w:t>
      </w:r>
      <w:r w:rsidRPr="004E1C85">
        <w:rPr>
          <w:rFonts w:ascii="Garamond" w:eastAsia="Times New Roman" w:hAnsi="Garamond" w:cs="Times New Roman"/>
          <w:color w:val="000000"/>
          <w:sz w:val="24"/>
          <w:szCs w:val="24"/>
          <w:lang w:val="en-US" w:eastAsia="en-US"/>
        </w:rPr>
        <w:t xml:space="preserve"> </w:t>
      </w:r>
      <w:r w:rsidR="009127B0">
        <w:rPr>
          <w:rFonts w:ascii="Garamond" w:eastAsia="Times New Roman" w:hAnsi="Garamond" w:cs="Times New Roman"/>
          <w:color w:val="000000"/>
          <w:sz w:val="24"/>
          <w:szCs w:val="24"/>
          <w:lang w:val="en-US" w:eastAsia="en-US"/>
        </w:rPr>
        <w:t>Analis Sentimen, Makan Siang Gratis, Natural Language Processing, Pengguna X</w:t>
      </w:r>
    </w:p>
    <w:p w14:paraId="1E169A89" w14:textId="77777777" w:rsidR="004E1C85" w:rsidRPr="004E1C85" w:rsidRDefault="004E1C85" w:rsidP="004E1C85">
      <w:pPr>
        <w:spacing w:line="240" w:lineRule="auto"/>
        <w:rPr>
          <w:rFonts w:ascii="Garamond" w:eastAsia="Times New Roman" w:hAnsi="Garamond" w:cs="Times New Roman"/>
          <w:sz w:val="24"/>
          <w:szCs w:val="24"/>
          <w:lang w:val="en-US" w:eastAsia="en-US"/>
        </w:rPr>
      </w:pPr>
    </w:p>
    <w:p w14:paraId="64332CCB" w14:textId="77777777" w:rsidR="004E1C85" w:rsidRDefault="004E1C85" w:rsidP="004E1C85">
      <w:pPr>
        <w:spacing w:line="240" w:lineRule="auto"/>
        <w:jc w:val="center"/>
        <w:rPr>
          <w:rFonts w:ascii="Garamond" w:eastAsia="Times New Roman" w:hAnsi="Garamond" w:cs="Times New Roman"/>
          <w:b/>
          <w:bCs/>
          <w:i/>
          <w:iCs/>
          <w:color w:val="000000"/>
          <w:sz w:val="24"/>
          <w:szCs w:val="24"/>
          <w:lang w:val="en-US" w:eastAsia="en-US"/>
        </w:rPr>
      </w:pPr>
      <w:r w:rsidRPr="004E1C85">
        <w:rPr>
          <w:rFonts w:ascii="Garamond" w:eastAsia="Times New Roman" w:hAnsi="Garamond" w:cs="Times New Roman"/>
          <w:b/>
          <w:bCs/>
          <w:i/>
          <w:iCs/>
          <w:color w:val="000000"/>
          <w:sz w:val="24"/>
          <w:szCs w:val="24"/>
          <w:lang w:val="en-US" w:eastAsia="en-US"/>
        </w:rPr>
        <w:t>Abstract</w:t>
      </w:r>
    </w:p>
    <w:p w14:paraId="10AF9512" w14:textId="65640667" w:rsidR="009127B0" w:rsidRPr="00245FB5" w:rsidRDefault="00245FB5" w:rsidP="00245FB5">
      <w:pPr>
        <w:spacing w:line="240" w:lineRule="auto"/>
        <w:jc w:val="both"/>
        <w:rPr>
          <w:rFonts w:ascii="Garamond" w:eastAsia="Times New Roman" w:hAnsi="Garamond" w:cs="Times New Roman"/>
          <w:i/>
          <w:iCs/>
          <w:sz w:val="24"/>
          <w:szCs w:val="24"/>
          <w:lang w:val="en-US" w:eastAsia="en-US"/>
        </w:rPr>
      </w:pPr>
      <w:r w:rsidRPr="00245FB5">
        <w:rPr>
          <w:rFonts w:ascii="Garamond" w:eastAsia="Times New Roman" w:hAnsi="Garamond" w:cs="Times New Roman"/>
          <w:i/>
          <w:iCs/>
          <w:sz w:val="24"/>
          <w:szCs w:val="24"/>
          <w:lang w:val="en-US" w:eastAsia="en-US"/>
        </w:rPr>
        <w:t xml:space="preserve">This study attempts to analyze public sentiment on the free lunch program promised by the presidential and </w:t>
      </w:r>
      <w:proofErr w:type="gramStart"/>
      <w:r w:rsidRPr="00245FB5">
        <w:rPr>
          <w:rFonts w:ascii="Garamond" w:eastAsia="Times New Roman" w:hAnsi="Garamond" w:cs="Times New Roman"/>
          <w:i/>
          <w:iCs/>
          <w:sz w:val="24"/>
          <w:szCs w:val="24"/>
          <w:lang w:val="en-US" w:eastAsia="en-US"/>
        </w:rPr>
        <w:t>vice presidential</w:t>
      </w:r>
      <w:proofErr w:type="gramEnd"/>
      <w:r w:rsidRPr="00245FB5">
        <w:rPr>
          <w:rFonts w:ascii="Garamond" w:eastAsia="Times New Roman" w:hAnsi="Garamond" w:cs="Times New Roman"/>
          <w:i/>
          <w:iCs/>
          <w:sz w:val="24"/>
          <w:szCs w:val="24"/>
          <w:lang w:val="en-US" w:eastAsia="en-US"/>
        </w:rPr>
        <w:t xml:space="preserve"> candidate pair in the 2024 Presidential Election, Prabowo Subianto and Gibran Rakabuming Raka. In this study, the analysis uses a quantitative descriptive method. The data source was obtained through social media data, namely platform X or often known as Twitter. Data can be taken manually in the search range from the end of 2024 to the beginning of 2025 with the keyword search "free lunch". The analysis uses text mining methods, data </w:t>
      </w:r>
      <w:r w:rsidRPr="00245FB5">
        <w:rPr>
          <w:rFonts w:ascii="Garamond" w:eastAsia="Times New Roman" w:hAnsi="Garamond" w:cs="Times New Roman"/>
          <w:i/>
          <w:iCs/>
          <w:sz w:val="24"/>
          <w:szCs w:val="24"/>
          <w:lang w:val="en-US" w:eastAsia="en-US"/>
        </w:rPr>
        <w:lastRenderedPageBreak/>
        <w:t xml:space="preserve">pre-processing, and results. From the results of the study, </w:t>
      </w:r>
      <w:proofErr w:type="gramStart"/>
      <w:r w:rsidRPr="00245FB5">
        <w:rPr>
          <w:rFonts w:ascii="Garamond" w:eastAsia="Times New Roman" w:hAnsi="Garamond" w:cs="Times New Roman"/>
          <w:i/>
          <w:iCs/>
          <w:sz w:val="24"/>
          <w:szCs w:val="24"/>
          <w:lang w:val="en-US" w:eastAsia="en-US"/>
        </w:rPr>
        <w:t>it can be seen that most</w:t>
      </w:r>
      <w:proofErr w:type="gramEnd"/>
      <w:r w:rsidRPr="00245FB5">
        <w:rPr>
          <w:rFonts w:ascii="Garamond" w:eastAsia="Times New Roman" w:hAnsi="Garamond" w:cs="Times New Roman"/>
          <w:i/>
          <w:iCs/>
          <w:sz w:val="24"/>
          <w:szCs w:val="24"/>
          <w:lang w:val="en-US" w:eastAsia="en-US"/>
        </w:rPr>
        <w:t xml:space="preserve"> public sentiment is negative, amounting to 81.7%, positive sentiment is 11.7%, and the rest is neutral with a value of 6.6%. This situation is because negative sentiment is formed due to their concerns about the implementation program, injustice in distribution, and political manipulation. Even so, </w:t>
      </w:r>
      <w:proofErr w:type="gramStart"/>
      <w:r w:rsidRPr="00245FB5">
        <w:rPr>
          <w:rFonts w:ascii="Garamond" w:eastAsia="Times New Roman" w:hAnsi="Garamond" w:cs="Times New Roman"/>
          <w:i/>
          <w:iCs/>
          <w:sz w:val="24"/>
          <w:szCs w:val="24"/>
          <w:lang w:val="en-US" w:eastAsia="en-US"/>
        </w:rPr>
        <w:t>overall</w:t>
      </w:r>
      <w:proofErr w:type="gramEnd"/>
      <w:r w:rsidRPr="00245FB5">
        <w:rPr>
          <w:rFonts w:ascii="Garamond" w:eastAsia="Times New Roman" w:hAnsi="Garamond" w:cs="Times New Roman"/>
          <w:i/>
          <w:iCs/>
          <w:sz w:val="24"/>
          <w:szCs w:val="24"/>
          <w:lang w:val="en-US" w:eastAsia="en-US"/>
        </w:rPr>
        <w:t xml:space="preserve"> this program has the potential to improve the nutrition and learning achievement of children in remote areas if planned and managed properly. This study shows the importance of transparency, careful planning, and supervision in the implementation of social welfare programs. By referring to the theory of Good Governance and the social welfare approach, this study is expected to provide guidance for policy makers to increase the effectiveness of similar programs in the future.</w:t>
      </w:r>
    </w:p>
    <w:p w14:paraId="72BAED18" w14:textId="630CDE0E" w:rsidR="004E1C85" w:rsidRPr="009127B0" w:rsidRDefault="009127B0" w:rsidP="004E1C85">
      <w:pPr>
        <w:spacing w:after="160" w:line="240" w:lineRule="auto"/>
        <w:rPr>
          <w:rFonts w:ascii="Garamond" w:eastAsia="Times New Roman" w:hAnsi="Garamond" w:cs="Times New Roman"/>
          <w:i/>
          <w:iCs/>
          <w:color w:val="000000"/>
          <w:sz w:val="24"/>
          <w:szCs w:val="24"/>
          <w:lang w:val="en-US" w:eastAsia="en-US"/>
        </w:rPr>
      </w:pPr>
      <w:r w:rsidRPr="009127B0">
        <w:rPr>
          <w:rFonts w:ascii="Garamond" w:eastAsia="Times New Roman" w:hAnsi="Garamond" w:cs="Times New Roman"/>
          <w:b/>
          <w:bCs/>
          <w:i/>
          <w:iCs/>
          <w:color w:val="000000"/>
          <w:sz w:val="24"/>
          <w:szCs w:val="24"/>
          <w:lang w:val="en-US" w:eastAsia="en-US"/>
        </w:rPr>
        <w:t xml:space="preserve">Keywords: </w:t>
      </w:r>
      <w:r w:rsidRPr="009127B0">
        <w:rPr>
          <w:rFonts w:ascii="Garamond" w:eastAsia="Times New Roman" w:hAnsi="Garamond" w:cs="Times New Roman"/>
          <w:i/>
          <w:iCs/>
          <w:color w:val="000000"/>
          <w:sz w:val="24"/>
          <w:szCs w:val="24"/>
          <w:lang w:val="en-US" w:eastAsia="en-US"/>
        </w:rPr>
        <w:t>Sentiment Analyst, Free Lunch, Natural Language Processing, User X</w:t>
      </w:r>
    </w:p>
    <w:p w14:paraId="44698ED7" w14:textId="301038B2" w:rsidR="003205D6" w:rsidRPr="001F436D" w:rsidRDefault="004E1C85" w:rsidP="00E82621">
      <w:pPr>
        <w:pStyle w:val="ListParagraph"/>
        <w:numPr>
          <w:ilvl w:val="0"/>
          <w:numId w:val="38"/>
        </w:numPr>
        <w:spacing w:after="160"/>
        <w:ind w:left="360"/>
        <w:rPr>
          <w:rFonts w:ascii="Garamond" w:hAnsi="Garamond"/>
          <w:b/>
          <w:bCs/>
          <w:color w:val="000000"/>
        </w:rPr>
      </w:pPr>
      <w:r w:rsidRPr="001F436D">
        <w:rPr>
          <w:rFonts w:ascii="Garamond" w:hAnsi="Garamond"/>
          <w:b/>
          <w:bCs/>
          <w:color w:val="000000"/>
        </w:rPr>
        <w:t>Pendahuluan </w:t>
      </w:r>
    </w:p>
    <w:p w14:paraId="479523AB" w14:textId="229E9560" w:rsidR="00145AC2" w:rsidRPr="001F436D" w:rsidRDefault="00F75A22" w:rsidP="00E82621">
      <w:pPr>
        <w:ind w:firstLine="360"/>
        <w:jc w:val="both"/>
        <w:rPr>
          <w:rFonts w:ascii="Garamond" w:hAnsi="Garamond"/>
          <w:color w:val="000000"/>
          <w:sz w:val="24"/>
          <w:szCs w:val="24"/>
        </w:rPr>
      </w:pPr>
      <w:r w:rsidRPr="001F436D">
        <w:rPr>
          <w:rFonts w:ascii="Garamond" w:hAnsi="Garamond"/>
          <w:color w:val="000000"/>
          <w:sz w:val="24"/>
          <w:szCs w:val="24"/>
        </w:rPr>
        <w:t>Media sosial telah menjadi alat komunikasi dari berbagai arah. Platform di media sosial pun beragam, mulai dari X, Instagram, Facebook, dll</w:t>
      </w:r>
      <w:r w:rsidR="00560CD0" w:rsidRPr="001F436D">
        <w:rPr>
          <w:rFonts w:ascii="Garamond" w:hAnsi="Garamond"/>
          <w:color w:val="000000"/>
          <w:sz w:val="24"/>
          <w:szCs w:val="24"/>
        </w:rPr>
        <w:t xml:space="preserve">. </w:t>
      </w:r>
      <w:sdt>
        <w:sdtPr>
          <w:rPr>
            <w:rFonts w:ascii="Garamond" w:hAnsi="Garamond"/>
            <w:noProof/>
            <w:color w:val="000000"/>
            <w:sz w:val="24"/>
            <w:szCs w:val="24"/>
            <w:lang w:val="en-US"/>
          </w:rPr>
          <w:tag w:val="MENDELEY_CITATION_v3_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"/>
          <w:id w:val="-603036755"/>
          <w:placeholder>
            <w:docPart w:val="DefaultPlaceholder_-1854013440"/>
          </w:placeholder>
        </w:sdtPr>
        <w:sdtContent>
          <w:r w:rsidR="00BC0A18" w:rsidRPr="00BC0A18">
            <w:rPr>
              <w:rFonts w:ascii="Garamond" w:hAnsi="Garamond"/>
              <w:noProof/>
              <w:color w:val="000000"/>
              <w:sz w:val="24"/>
              <w:szCs w:val="24"/>
              <w:lang w:val="en-US"/>
            </w:rPr>
            <w:t>Putra (2024)</w:t>
          </w:r>
        </w:sdtContent>
      </w:sdt>
      <w:r w:rsidR="006F695B" w:rsidRPr="001F436D">
        <w:rPr>
          <w:rFonts w:ascii="Garamond" w:hAnsi="Garamond"/>
          <w:noProof/>
          <w:color w:val="000000"/>
          <w:sz w:val="24"/>
          <w:szCs w:val="24"/>
          <w:lang w:val="en-US"/>
        </w:rPr>
        <w:t xml:space="preserve"> </w:t>
      </w:r>
      <w:r w:rsidR="00191754" w:rsidRPr="001F436D">
        <w:rPr>
          <w:rFonts w:ascii="Garamond" w:hAnsi="Garamond"/>
          <w:noProof/>
          <w:color w:val="000000"/>
          <w:sz w:val="24"/>
          <w:szCs w:val="24"/>
          <w:lang w:val="en-US"/>
        </w:rPr>
        <w:t xml:space="preserve">berpendapat </w:t>
      </w:r>
      <w:r w:rsidR="006F695B" w:rsidRPr="001F436D">
        <w:rPr>
          <w:rFonts w:ascii="Garamond" w:hAnsi="Garamond"/>
          <w:noProof/>
          <w:color w:val="000000"/>
          <w:sz w:val="24"/>
          <w:szCs w:val="24"/>
          <w:lang w:val="en-US"/>
        </w:rPr>
        <w:t xml:space="preserve">bahwa </w:t>
      </w:r>
      <w:r w:rsidR="006F695B" w:rsidRPr="001F436D">
        <w:rPr>
          <w:rFonts w:ascii="Garamond" w:hAnsi="Garamond"/>
          <w:color w:val="000000"/>
          <w:sz w:val="24"/>
          <w:szCs w:val="24"/>
        </w:rPr>
        <w:t>p</w:t>
      </w:r>
      <w:r w:rsidR="00560CD0" w:rsidRPr="001F436D">
        <w:rPr>
          <w:rFonts w:ascii="Garamond" w:hAnsi="Garamond"/>
          <w:color w:val="000000"/>
          <w:sz w:val="24"/>
          <w:szCs w:val="24"/>
        </w:rPr>
        <w:t xml:space="preserve">erkembangan media sosial menjadi peristiwa luar biasa dalam teknologi  di dunia modern. Dari awal yang sederhana hingga ke jangkauan yang kompleks, media sosial telah mengubah cara berinteraksi masyarakat hingga kini. </w:t>
      </w:r>
      <w:r w:rsidR="007E514D" w:rsidRPr="001F436D">
        <w:rPr>
          <w:rFonts w:ascii="Garamond" w:hAnsi="Garamond"/>
          <w:color w:val="000000"/>
          <w:sz w:val="24"/>
          <w:szCs w:val="24"/>
        </w:rPr>
        <w:t xml:space="preserve">Peningkatan kesejahteraan merupakan aspek penting dalam kehidupan bernegara, melalui program sosial dalam setiap kampanye calon pemangku kepentingan seringkali menjadi objek paling ditunggu bagi sebagian besar masyarakat. </w:t>
      </w:r>
      <w:r w:rsidR="00191754" w:rsidRPr="001F436D">
        <w:rPr>
          <w:rFonts w:ascii="Garamond" w:hAnsi="Garamond"/>
          <w:noProof/>
          <w:color w:val="000000"/>
          <w:sz w:val="24"/>
          <w:szCs w:val="24"/>
          <w:lang w:val="en-US"/>
        </w:rPr>
        <w:t xml:space="preserve"> </w:t>
      </w:r>
      <w:r w:rsidR="00145AC2" w:rsidRPr="001F436D">
        <w:rPr>
          <w:rFonts w:ascii="Garamond" w:hAnsi="Garamond"/>
          <w:color w:val="000000"/>
          <w:sz w:val="24"/>
          <w:szCs w:val="24"/>
        </w:rPr>
        <w:t>Kesejahteraan sosial merupakan upaya pemerintah untuk meningkatkan kesejahteraan masyarakat, khususnya bagi mereka yang dianggap kurang beruntung atau rentan secara ekonomi</w:t>
      </w:r>
      <w:r w:rsidR="00191754" w:rsidRPr="001F436D">
        <w:rPr>
          <w:rFonts w:ascii="Garamond" w:hAnsi="Garamond"/>
          <w:color w:val="000000"/>
          <w:sz w:val="24"/>
          <w:szCs w:val="24"/>
        </w:rPr>
        <w:t xml:space="preserve"> </w:t>
      </w:r>
      <w:sdt>
        <w:sdtPr>
          <w:rPr>
            <w:rFonts w:ascii="Garamond" w:hAnsi="Garamond"/>
            <w:color w:val="000000"/>
            <w:sz w:val="24"/>
            <w:szCs w:val="24"/>
          </w:rPr>
          <w:tag w:val="MENDELEY_CITATION_v3_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"/>
          <w:id w:val="-1163772744"/>
          <w:placeholder>
            <w:docPart w:val="DefaultPlaceholder_-1854013440"/>
          </w:placeholder>
        </w:sdtPr>
        <w:sdtContent>
          <w:r w:rsidR="00BC0A18" w:rsidRPr="00BC0A18">
            <w:rPr>
              <w:rFonts w:ascii="Garamond" w:hAnsi="Garamond"/>
              <w:color w:val="000000"/>
              <w:sz w:val="24"/>
              <w:szCs w:val="24"/>
            </w:rPr>
            <w:t>(Liputan6, 2024)</w:t>
          </w:r>
        </w:sdtContent>
      </w:sdt>
    </w:p>
    <w:p w14:paraId="31492A65" w14:textId="3DC37696" w:rsidR="000141EC" w:rsidRPr="001F436D" w:rsidRDefault="00AB1FEC" w:rsidP="00E82621">
      <w:pPr>
        <w:ind w:firstLine="360"/>
        <w:jc w:val="both"/>
        <w:rPr>
          <w:rFonts w:ascii="Garamond" w:hAnsi="Garamond"/>
          <w:color w:val="000000"/>
          <w:sz w:val="24"/>
          <w:szCs w:val="24"/>
        </w:rPr>
      </w:pPr>
      <w:r w:rsidRPr="001F436D">
        <w:rPr>
          <w:rFonts w:ascii="Garamond" w:hAnsi="Garamond"/>
          <w:color w:val="000000"/>
          <w:sz w:val="24"/>
          <w:szCs w:val="24"/>
        </w:rPr>
        <w:t>Salah satu janji kampanye Presiden Prabowo Subianto serta Wakil Presiden Gibran Rakabuming Raka adalah makan siang gratis. Program ini banyak menuai pro dan kontra di media sosial. Banyak yang mengatakan program ini merupakan terobosan dalam menuju Indonesia Emas</w:t>
      </w:r>
      <w:r w:rsidR="005F77B3" w:rsidRPr="001F436D">
        <w:rPr>
          <w:rFonts w:ascii="Garamond" w:hAnsi="Garamond"/>
          <w:color w:val="000000"/>
          <w:sz w:val="24"/>
          <w:szCs w:val="24"/>
        </w:rPr>
        <w:t xml:space="preserve"> </w:t>
      </w:r>
      <w:r w:rsidRPr="001F436D">
        <w:rPr>
          <w:rFonts w:ascii="Garamond" w:hAnsi="Garamond"/>
          <w:color w:val="000000"/>
          <w:sz w:val="24"/>
          <w:szCs w:val="24"/>
        </w:rPr>
        <w:t>2045, ada pula yang mengatakan bahwa program ini hanya menjadi gertakan dan malah menjadi lahan basah bagi pemangku kepentingan.</w:t>
      </w:r>
      <w:r w:rsidR="00E82621" w:rsidRPr="001F436D">
        <w:rPr>
          <w:rFonts w:ascii="Garamond" w:hAnsi="Garamond"/>
          <w:color w:val="000000"/>
          <w:sz w:val="24"/>
          <w:szCs w:val="24"/>
          <w:lang w:val="en-US"/>
        </w:rPr>
        <w:t xml:space="preserve"> </w:t>
      </w:r>
      <w:r w:rsidR="00191754" w:rsidRPr="001F436D">
        <w:rPr>
          <w:rFonts w:ascii="Garamond" w:hAnsi="Garamond"/>
          <w:color w:val="000000"/>
          <w:sz w:val="24"/>
          <w:szCs w:val="24"/>
          <w:lang w:val="en-US"/>
        </w:rPr>
        <w:t xml:space="preserve">Menurut </w:t>
      </w:r>
      <w:sdt>
        <w:sdtPr>
          <w:rPr>
            <w:rFonts w:ascii="Garamond" w:hAnsi="Garamond"/>
            <w:color w:val="000000"/>
            <w:sz w:val="24"/>
            <w:szCs w:val="24"/>
          </w:rPr>
          <w:tag w:val="MENDELEY_CITATION_TEMP"/>
          <w:id w:val="-641279649"/>
          <w:placeholder>
            <w:docPart w:val="DefaultPlaceholder_-1854013440"/>
          </w:placeholder>
          <w15:appearance w15:val="hidden"/>
        </w:sdtPr>
        <w:sdtContent>
          <w:sdt>
            <w:sdtPr>
              <w:rPr>
                <w:rFonts w:ascii="Garamond" w:hAnsi="Garamond"/>
                <w:color w:val="000000"/>
                <w:sz w:val="24"/>
                <w:szCs w:val="24"/>
              </w:rPr>
              <w:tag w:val="MENDELEY_CITATION_v3_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"/>
              <w:id w:val="1349515568"/>
              <w:placeholder>
                <w:docPart w:val="D935493DA0F1174988A8505F77E312BC"/>
              </w:placeholder>
            </w:sdtPr>
            <w:sdtContent>
              <w:r w:rsidR="00F129DD" w:rsidRPr="00F129DD">
                <w:rPr>
                  <w:rFonts w:ascii="Garamond" w:hAnsi="Garamond"/>
                  <w:color w:val="000000"/>
                  <w:sz w:val="24"/>
                  <w:szCs w:val="24"/>
                </w:rPr>
                <w:t>Maharani dkk.</w:t>
              </w:r>
              <w:r w:rsidR="00F129DD">
                <w:rPr>
                  <w:rFonts w:ascii="Garamond" w:hAnsi="Garamond"/>
                  <w:color w:val="000000"/>
                  <w:sz w:val="24"/>
                  <w:szCs w:val="24"/>
                </w:rPr>
                <w:t xml:space="preserve"> (2024</w:t>
              </w:r>
              <w:r w:rsidR="00F129DD" w:rsidRPr="00F129DD">
                <w:rPr>
                  <w:rFonts w:ascii="Garamond" w:hAnsi="Garamond"/>
                  <w:color w:val="000000"/>
                  <w:sz w:val="24"/>
                  <w:szCs w:val="24"/>
                </w:rPr>
                <w:t>)</w:t>
              </w:r>
            </w:sdtContent>
          </w:sdt>
        </w:sdtContent>
      </w:sdt>
      <w:r w:rsidR="00F129DD">
        <w:rPr>
          <w:rFonts w:ascii="Garamond" w:hAnsi="Garamond"/>
          <w:color w:val="000000"/>
          <w:sz w:val="24"/>
          <w:szCs w:val="24"/>
        </w:rPr>
        <w:t xml:space="preserve"> </w:t>
      </w:r>
      <w:r w:rsidR="000141EC" w:rsidRPr="001F436D">
        <w:rPr>
          <w:rFonts w:ascii="Garamond" w:hAnsi="Garamond"/>
          <w:color w:val="000000"/>
          <w:sz w:val="24"/>
          <w:szCs w:val="24"/>
        </w:rPr>
        <w:t>program makan siang gratis yang dijanjikan oleh Prabowo Subianto dan Gibran Rakabumin Raka pada kampanye Pilpres 2024 telah menimbulkan banyak kontroversi dan kegelisahan di kalangan masyarakat. Ada juga  kekhawatiran mengenai apakah program ini akan didistribusikan secara adi</w:t>
      </w:r>
      <w:r w:rsidR="003563D7" w:rsidRPr="001F436D">
        <w:rPr>
          <w:rFonts w:ascii="Garamond" w:hAnsi="Garamond"/>
          <w:color w:val="000000"/>
          <w:sz w:val="24"/>
          <w:szCs w:val="24"/>
        </w:rPr>
        <w:t xml:space="preserve">l, dan </w:t>
      </w:r>
      <w:r w:rsidR="000141EC" w:rsidRPr="001F436D">
        <w:rPr>
          <w:rFonts w:ascii="Garamond" w:hAnsi="Garamond"/>
          <w:color w:val="000000"/>
          <w:sz w:val="24"/>
          <w:szCs w:val="24"/>
        </w:rPr>
        <w:t>risiko tidak sampai ke masyarakat yang benar-benar membutuhkan. Selain itu, ada kekhawatiran bahwa program ini hanya sekedar gertakan politik tanpa niat implementasi yang nyata, sehingga dapat menghambat keberhasilannya.</w:t>
      </w:r>
    </w:p>
    <w:p w14:paraId="1410D2AA" w14:textId="0EA92CCA" w:rsidR="000141EC" w:rsidRPr="001F436D" w:rsidRDefault="00191754" w:rsidP="00145AC2">
      <w:pPr>
        <w:ind w:firstLine="360"/>
        <w:jc w:val="both"/>
        <w:rPr>
          <w:rFonts w:ascii="Garamond" w:hAnsi="Garamond"/>
          <w:color w:val="000000"/>
          <w:sz w:val="24"/>
          <w:szCs w:val="24"/>
        </w:rPr>
      </w:pPr>
      <w:r w:rsidRPr="001F436D">
        <w:rPr>
          <w:rFonts w:ascii="Garamond" w:hAnsi="Garamond"/>
          <w:noProof/>
          <w:color w:val="000000"/>
          <w:sz w:val="24"/>
          <w:szCs w:val="24"/>
          <w:lang w:val="en-US"/>
        </w:rPr>
        <w:t xml:space="preserve">Menurut </w:t>
      </w:r>
      <w:sdt>
        <w:sdtPr>
          <w:rPr>
            <w:rFonts w:ascii="Garamond" w:hAnsi="Garamond"/>
            <w:noProof/>
            <w:color w:val="000000"/>
            <w:sz w:val="24"/>
            <w:szCs w:val="24"/>
            <w:lang w:val="en-US"/>
          </w:rPr>
          <w:tag w:val="MENDELEY_CITATION_v3_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"/>
          <w:id w:val="1511640629"/>
          <w:placeholder>
            <w:docPart w:val="DefaultPlaceholder_-1854013440"/>
          </w:placeholder>
        </w:sdtPr>
        <w:sdtContent>
          <w:r w:rsidR="009E6131" w:rsidRPr="009E6131">
            <w:rPr>
              <w:rFonts w:ascii="Garamond" w:hAnsi="Garamond"/>
              <w:noProof/>
              <w:color w:val="000000"/>
              <w:sz w:val="24"/>
              <w:szCs w:val="24"/>
              <w:lang w:val="en-US"/>
            </w:rPr>
            <w:t xml:space="preserve">Septiani dkk. </w:t>
          </w:r>
          <w:r w:rsidR="009E6131">
            <w:rPr>
              <w:rFonts w:ascii="Garamond" w:hAnsi="Garamond"/>
              <w:noProof/>
              <w:color w:val="000000"/>
              <w:sz w:val="24"/>
              <w:szCs w:val="24"/>
              <w:lang w:val="en-US"/>
            </w:rPr>
            <w:t>(</w:t>
          </w:r>
          <w:r w:rsidR="009E6131" w:rsidRPr="009E6131">
            <w:rPr>
              <w:rFonts w:ascii="Garamond" w:hAnsi="Garamond"/>
              <w:noProof/>
              <w:color w:val="000000"/>
              <w:sz w:val="24"/>
              <w:szCs w:val="24"/>
              <w:lang w:val="en-US"/>
            </w:rPr>
            <w:t>2024)</w:t>
          </w:r>
        </w:sdtContent>
      </w:sdt>
      <w:r w:rsidR="000141EC" w:rsidRPr="001F436D">
        <w:rPr>
          <w:rFonts w:ascii="Garamond" w:hAnsi="Garamond"/>
          <w:color w:val="000000"/>
          <w:sz w:val="24"/>
          <w:szCs w:val="24"/>
        </w:rPr>
        <w:t xml:space="preserve"> bahwa </w:t>
      </w:r>
      <w:r w:rsidR="00D53C2D" w:rsidRPr="001F436D">
        <w:rPr>
          <w:rFonts w:ascii="Garamond" w:hAnsi="Garamond"/>
          <w:color w:val="000000"/>
          <w:sz w:val="24"/>
          <w:szCs w:val="24"/>
        </w:rPr>
        <w:t xml:space="preserve">Program ini berfokus pada pemberian nutrisi yang tepat kepada anak serta peningkatan kemampuan belajar dan konsentrasinya di sekolah. Memberikan makan siang gratis kepada anak dapat meningkatkan kemampuan akademik dan kemampuan berkonsentrasi di kelas. Program makan siang gratis tergolong kebijakan sosial. Kebijakan sosial sekarang sering disebut dalam ilmu ekonomi sebagai "kebijakan Robin Hood". Melihat situasi tersebut, pemerintah perlu menyiapkan rencana, anggaran, dan program yang komprehensif dan terstruktur bagi calon presiden dan wakil presiden, Prabowo Subianto dan Gibran Rakabumin Raka. Menteri Keuangan Sri Mulyani Indrawati mengatakan pemerintah menargetkan defisit fiskal </w:t>
      </w:r>
      <w:r w:rsidR="00D53C2D" w:rsidRPr="001F436D">
        <w:rPr>
          <w:rFonts w:ascii="Garamond" w:hAnsi="Garamond"/>
          <w:color w:val="000000"/>
          <w:sz w:val="24"/>
          <w:szCs w:val="24"/>
        </w:rPr>
        <w:lastRenderedPageBreak/>
        <w:t>sebesar 2,45% hingga 2,8% pada tahun 2025. Angka ini melampaui target awal sebesar 2,29% pada tahun 2024. Salah satu fokus  program makan siang gratis ini adalah  meningkatkan taraf gizi anak-anak yang tinggal di daerah terpencil. Tujuannya adalah untuk secara efektif mengurangi kesenjangan dan mendorong distribusi sumber daya ekonomi yang lebih adil.</w:t>
      </w:r>
    </w:p>
    <w:p w14:paraId="1256BF51" w14:textId="59518D11" w:rsidR="00D53C2D" w:rsidRPr="001F436D" w:rsidRDefault="00C8568B" w:rsidP="00145AC2">
      <w:pPr>
        <w:ind w:firstLine="360"/>
        <w:jc w:val="both"/>
        <w:rPr>
          <w:rFonts w:ascii="Garamond" w:hAnsi="Garamond"/>
          <w:color w:val="000000"/>
          <w:sz w:val="24"/>
          <w:szCs w:val="24"/>
        </w:rPr>
      </w:pPr>
      <w:r w:rsidRPr="001F436D">
        <w:rPr>
          <w:rFonts w:ascii="Garamond" w:hAnsi="Garamond"/>
          <w:noProof/>
          <w:color w:val="000000"/>
          <w:sz w:val="24"/>
          <w:szCs w:val="24"/>
          <w:lang w:val="en-US"/>
        </w:rPr>
        <w:t>Men</w:t>
      </w:r>
      <w:r w:rsidR="008C2326" w:rsidRPr="001F436D">
        <w:rPr>
          <w:rFonts w:ascii="Garamond" w:hAnsi="Garamond"/>
          <w:noProof/>
          <w:color w:val="000000"/>
          <w:sz w:val="24"/>
          <w:szCs w:val="24"/>
          <w:lang w:val="en-US"/>
        </w:rPr>
        <w:t>u</w:t>
      </w:r>
      <w:r w:rsidRPr="001F436D">
        <w:rPr>
          <w:rFonts w:ascii="Garamond" w:hAnsi="Garamond"/>
          <w:noProof/>
          <w:color w:val="000000"/>
          <w:sz w:val="24"/>
          <w:szCs w:val="24"/>
          <w:lang w:val="en-US"/>
        </w:rPr>
        <w:t xml:space="preserve">rut </w:t>
      </w:r>
      <w:sdt>
        <w:sdtPr>
          <w:rPr>
            <w:rFonts w:ascii="Garamond" w:hAnsi="Garamond"/>
            <w:noProof/>
            <w:color w:val="000000"/>
            <w:sz w:val="24"/>
            <w:szCs w:val="24"/>
            <w:lang w:val="en-US"/>
          </w:rPr>
          <w:tag w:val="MENDELEY_CITATION_v3_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"/>
          <w:id w:val="-1754112618"/>
          <w:placeholder>
            <w:docPart w:val="DefaultPlaceholder_-1854013440"/>
          </w:placeholder>
        </w:sdtPr>
        <w:sdtContent>
          <w:r w:rsidR="00BC0A18" w:rsidRPr="00BC0A18">
            <w:rPr>
              <w:rFonts w:ascii="Garamond" w:hAnsi="Garamond"/>
              <w:noProof/>
              <w:color w:val="000000"/>
              <w:sz w:val="24"/>
              <w:szCs w:val="24"/>
              <w:lang w:val="en-US"/>
            </w:rPr>
            <w:t>Eliza dkk</w:t>
          </w:r>
          <w:r w:rsidR="009127B0">
            <w:rPr>
              <w:rFonts w:ascii="Garamond" w:hAnsi="Garamond"/>
              <w:noProof/>
              <w:color w:val="000000"/>
              <w:sz w:val="24"/>
              <w:szCs w:val="24"/>
              <w:lang w:val="en-US"/>
            </w:rPr>
            <w:t>.</w:t>
          </w:r>
          <w:r w:rsidR="00BC0A18" w:rsidRPr="00BC0A18">
            <w:rPr>
              <w:rFonts w:ascii="Garamond" w:hAnsi="Garamond"/>
              <w:noProof/>
              <w:color w:val="000000"/>
              <w:sz w:val="24"/>
              <w:szCs w:val="24"/>
              <w:lang w:val="en-US"/>
            </w:rPr>
            <w:t xml:space="preserve"> </w:t>
          </w:r>
          <w:r w:rsidR="009127B0">
            <w:rPr>
              <w:rFonts w:ascii="Garamond" w:hAnsi="Garamond"/>
              <w:noProof/>
              <w:color w:val="000000"/>
              <w:sz w:val="24"/>
              <w:szCs w:val="24"/>
              <w:lang w:val="en-US"/>
            </w:rPr>
            <w:t>(</w:t>
          </w:r>
          <w:r w:rsidR="00BC0A18" w:rsidRPr="00BC0A18">
            <w:rPr>
              <w:rFonts w:ascii="Garamond" w:hAnsi="Garamond"/>
              <w:noProof/>
              <w:color w:val="000000"/>
              <w:sz w:val="24"/>
              <w:szCs w:val="24"/>
              <w:lang w:val="en-US"/>
            </w:rPr>
            <w:t>2024)</w:t>
          </w:r>
        </w:sdtContent>
      </w:sdt>
      <w:r w:rsidR="00D53C2D" w:rsidRPr="001F436D">
        <w:rPr>
          <w:rFonts w:ascii="Garamond" w:hAnsi="Garamond"/>
          <w:color w:val="000000"/>
          <w:sz w:val="24"/>
          <w:szCs w:val="24"/>
        </w:rPr>
        <w:t xml:space="preserve"> bahwa kebijakan makan siang sekolah gratis di SMK di Indonesia dengan menggunakan pendekatan analisis </w:t>
      </w:r>
      <w:r w:rsidR="00D53C2D" w:rsidRPr="001F436D">
        <w:rPr>
          <w:rFonts w:ascii="Garamond" w:hAnsi="Garamond"/>
          <w:i/>
          <w:iCs/>
          <w:color w:val="000000"/>
          <w:sz w:val="24"/>
          <w:szCs w:val="24"/>
        </w:rPr>
        <w:t>SWOT (Strengths, Weaknesses, Opportunities, dan Threats).</w:t>
      </w:r>
      <w:r w:rsidR="00D53C2D" w:rsidRPr="001F436D">
        <w:rPr>
          <w:rFonts w:ascii="Garamond" w:hAnsi="Garamond"/>
          <w:color w:val="000000"/>
          <w:sz w:val="24"/>
          <w:szCs w:val="24"/>
        </w:rPr>
        <w:t xml:space="preserve"> Metode penelitian yang digunakan adalah penelitian kepustakaan dengan pengumpulan dan analisis data dari berbagai sumber sekunder. Analisis menunjukkan bahwa program makan siang gratis dapat meningkatkan kesehatan siswa, memberikan akses terhadap makanan bergizi, dan meningkatkan prestasi akademik. Namun kelemahannya mencakup keterbatasan anggaran, tantangan  logistik, dan meningkatnya beban administratif pada sekolah. Peluang yang dapat dimanfaatkan mencakup dukungan masyarakat lokal, kampanye kesadaran gizi, dan integrasi program ke dalam kurikulum. Ancaman yang perlu dipertimbangkan termasuk ketidakstabilan harga pangan,  peningkatan sampah plastik, dan masalah keamanan pangan. Studi ini memberikan gambaran rinci mengenai kekuatan, kelemahan, peluang, dan ancaman yang dihadapi  kebijakan makan siang gratis di sekolah menengah kejuruan. Temuan ini membuka peluang bagi penelitian di masa depan untuk mengevaluasi pelaksanaan program dari waktu ke waktu.</w:t>
      </w:r>
    </w:p>
    <w:p w14:paraId="4BD316AA" w14:textId="0E2CA29F" w:rsidR="00D53C2D" w:rsidRPr="001F436D" w:rsidRDefault="00000000" w:rsidP="00145AC2">
      <w:pPr>
        <w:ind w:firstLine="360"/>
        <w:jc w:val="both"/>
        <w:rPr>
          <w:rFonts w:ascii="Garamond" w:hAnsi="Garamond"/>
          <w:color w:val="000000"/>
          <w:sz w:val="24"/>
          <w:szCs w:val="24"/>
        </w:rPr>
      </w:pPr>
      <w:sdt>
        <w:sdtPr>
          <w:rPr>
            <w:rFonts w:ascii="Garamond" w:hAnsi="Garamond"/>
            <w:noProof/>
            <w:color w:val="000000"/>
            <w:sz w:val="24"/>
            <w:szCs w:val="24"/>
            <w:lang w:val="en-US"/>
          </w:rPr>
          <w:tag w:val="MENDELEY_CITATION_v3_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"/>
          <w:id w:val="-1261828646"/>
          <w:placeholder>
            <w:docPart w:val="DefaultPlaceholder_-1854013440"/>
          </w:placeholder>
        </w:sdtPr>
        <w:sdtContent>
          <w:r w:rsidR="00BC0A18" w:rsidRPr="00BC0A18">
            <w:rPr>
              <w:rFonts w:ascii="Garamond" w:hAnsi="Garamond"/>
              <w:noProof/>
              <w:color w:val="000000"/>
              <w:sz w:val="24"/>
              <w:szCs w:val="24"/>
              <w:lang w:val="en-US"/>
            </w:rPr>
            <w:t>Amaliah dkk. (2022)</w:t>
          </w:r>
        </w:sdtContent>
      </w:sdt>
      <w:r w:rsidR="00375C28">
        <w:rPr>
          <w:rFonts w:ascii="Garamond" w:hAnsi="Garamond"/>
          <w:noProof/>
          <w:color w:val="000000"/>
          <w:sz w:val="24"/>
          <w:szCs w:val="24"/>
          <w:lang w:val="en-US"/>
        </w:rPr>
        <w:t xml:space="preserve"> </w:t>
      </w:r>
      <w:r w:rsidR="006E7417" w:rsidRPr="001F436D">
        <w:rPr>
          <w:rFonts w:ascii="Garamond" w:hAnsi="Garamond"/>
          <w:noProof/>
          <w:color w:val="000000"/>
          <w:sz w:val="24"/>
          <w:szCs w:val="24"/>
          <w:lang w:val="en-US"/>
        </w:rPr>
        <w:t>mengungkapkan bahwa</w:t>
      </w:r>
      <w:r w:rsidR="004F1170" w:rsidRPr="001F436D">
        <w:rPr>
          <w:sz w:val="24"/>
          <w:szCs w:val="24"/>
        </w:rPr>
        <w:t xml:space="preserve"> </w:t>
      </w:r>
      <w:r w:rsidR="00E82621" w:rsidRPr="001F436D">
        <w:rPr>
          <w:rFonts w:ascii="Garamond" w:hAnsi="Garamond"/>
          <w:color w:val="000000"/>
          <w:sz w:val="24"/>
          <w:szCs w:val="24"/>
          <w:lang w:val="en-US"/>
        </w:rPr>
        <w:t>t</w:t>
      </w:r>
      <w:r w:rsidR="004F1170" w:rsidRPr="001F436D">
        <w:rPr>
          <w:rFonts w:ascii="Garamond" w:hAnsi="Garamond"/>
          <w:color w:val="000000"/>
          <w:sz w:val="24"/>
          <w:szCs w:val="24"/>
        </w:rPr>
        <w:t>ujuan dari layanan nirlaba ini adalah untuk memberikan layanan kesehatan gratis berupa tes, pengobatan, dan konsultasi gizi kepada masyarakat Kota Serang. Selain pemeriksaan kesehatan  langsung dan bimbingan gizi, kami juga memberikan pelayanan melalui booklet. Kegiatan ini merupakan program BEM Universitas Sultan Agen Tirthayasa yang bekerjasama dengan Fakultas Kedokteran Universitas Sultan Agen Tirthayasa, RS Hermina dan Dinas Kesehatan Kota Serang. Pada saat penyuluhan gizi, tim medis akan mempertimbangkan jenis pola makan yang sesuai dengan jenis penyakit dan penatalaksanaan status gizi berdasarkan hasil pemeriksaan awal. Lokasi pelaksanaan kegiatan pengabdian masyarakat pada tanggal 8 Oktober 2022 adalah Alun-Alun Barat Kota Serang. Hasil dari kegiatan ini, sebagai bentuk pengabdian kepada masyarakat setempat, dilakukan pemeriksaan kesehatan dan konsultasi gizi oleh instruktur dari Program Gizi Universitas Kedokteran Umtirta, dan kegiatan ini dapat memperluas pengetahuan masyarakat  tentang gizi yang  sesuai untuk penyakit Seran . Kelola kota dan  status gizi Anda untuk mencegah  berbagai penyakit dan status gizi. Peserta diberikan brosur berisi contoh menu makanan.</w:t>
      </w:r>
    </w:p>
    <w:p w14:paraId="6E6B23DA" w14:textId="2FC05510" w:rsidR="004F1170" w:rsidRPr="000C6339" w:rsidRDefault="00000000" w:rsidP="00145AC2">
      <w:pPr>
        <w:ind w:firstLine="360"/>
        <w:jc w:val="both"/>
        <w:rPr>
          <w:rFonts w:ascii="Garamond" w:hAnsi="Garamond"/>
          <w:color w:val="000000"/>
          <w:sz w:val="24"/>
          <w:szCs w:val="24"/>
        </w:rPr>
      </w:pPr>
      <w:sdt>
        <w:sdtPr>
          <w:rPr>
            <w:rFonts w:ascii="Garamond" w:hAnsi="Garamond"/>
            <w:noProof/>
            <w:color w:val="000000"/>
            <w:sz w:val="24"/>
            <w:szCs w:val="24"/>
            <w:lang w:val="en-US"/>
          </w:rPr>
          <w:tag w:val="MENDELEY_CITATION_v3_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"/>
          <w:id w:val="-1518151713"/>
          <w:placeholder>
            <w:docPart w:val="DefaultPlaceholder_-1854013440"/>
          </w:placeholder>
        </w:sdtPr>
        <w:sdtContent>
          <w:r w:rsidR="00BC0A18" w:rsidRPr="00BC0A18">
            <w:rPr>
              <w:rFonts w:ascii="Garamond" w:eastAsia="Times New Roman" w:hAnsi="Garamond"/>
              <w:color w:val="000000"/>
              <w:sz w:val="24"/>
            </w:rPr>
            <w:t>Saputra &amp; Hasan (2024)</w:t>
          </w:r>
        </w:sdtContent>
      </w:sdt>
      <w:r w:rsidR="000C6339">
        <w:rPr>
          <w:rFonts w:ascii="Garamond" w:hAnsi="Garamond"/>
          <w:noProof/>
          <w:color w:val="000000"/>
          <w:sz w:val="24"/>
          <w:szCs w:val="24"/>
          <w:lang w:val="en-US"/>
        </w:rPr>
        <w:t xml:space="preserve"> </w:t>
      </w:r>
      <w:r w:rsidR="00E47983" w:rsidRPr="000C6339">
        <w:rPr>
          <w:rFonts w:ascii="Garamond" w:hAnsi="Garamond"/>
          <w:noProof/>
          <w:color w:val="000000"/>
          <w:sz w:val="24"/>
          <w:szCs w:val="24"/>
          <w:lang w:val="en-US"/>
        </w:rPr>
        <w:t>menjelaskan bahwa</w:t>
      </w:r>
      <w:r w:rsidR="004F1170" w:rsidRPr="000C6339">
        <w:rPr>
          <w:rFonts w:ascii="Garamond" w:hAnsi="Garamond"/>
          <w:color w:val="000000"/>
          <w:sz w:val="24"/>
          <w:szCs w:val="24"/>
        </w:rPr>
        <w:t xml:space="preserve"> </w:t>
      </w:r>
      <w:r w:rsidR="00E47983" w:rsidRPr="000C6339">
        <w:rPr>
          <w:rFonts w:ascii="Garamond" w:hAnsi="Garamond"/>
          <w:color w:val="000000"/>
          <w:sz w:val="24"/>
          <w:szCs w:val="24"/>
        </w:rPr>
        <w:t>p</w:t>
      </w:r>
      <w:r w:rsidR="004F1170" w:rsidRPr="000C6339">
        <w:rPr>
          <w:rFonts w:ascii="Garamond" w:hAnsi="Garamond"/>
          <w:color w:val="000000"/>
          <w:sz w:val="24"/>
          <w:szCs w:val="24"/>
        </w:rPr>
        <w:t>ermasalahan tingginya angka stunting di Indonesia diperkirakan akan mencapai 21,6% pada tahun 2022, sehingga menjadi permasalahan mendesak yang memerlukan solusi praktis. Stunting merupakan konsekuensi serius dari kekurangan gizi kronis pada awal pertumbuhan. Hal ini menyebabkan gangguan fisik, psikis, dan kognitif, menghambat perkembangan otak dan pertumbuhan fisik, serta meningkatkan risiko gangguan metabolisme. Untuk mengatasi tantangan tersebut, paslon nomor urut 02 Prabowo-</w:t>
      </w:r>
      <w:r w:rsidR="00711FF0" w:rsidRPr="000C6339">
        <w:rPr>
          <w:rFonts w:ascii="Garamond" w:hAnsi="Garamond"/>
          <w:color w:val="000000"/>
          <w:sz w:val="24"/>
          <w:szCs w:val="24"/>
        </w:rPr>
        <w:t>G</w:t>
      </w:r>
      <w:r w:rsidR="004F1170" w:rsidRPr="000C6339">
        <w:rPr>
          <w:rFonts w:ascii="Garamond" w:hAnsi="Garamond"/>
          <w:color w:val="000000"/>
          <w:sz w:val="24"/>
          <w:szCs w:val="24"/>
        </w:rPr>
        <w:t xml:space="preserve">ibran mengusulkan program makan siang dan susu gratis pada Pilpres 2024. Penelitian ini bertujuan </w:t>
      </w:r>
      <w:r w:rsidR="004F1170" w:rsidRPr="000C6339">
        <w:rPr>
          <w:rFonts w:ascii="Garamond" w:hAnsi="Garamond"/>
          <w:color w:val="000000"/>
          <w:sz w:val="24"/>
          <w:szCs w:val="24"/>
        </w:rPr>
        <w:lastRenderedPageBreak/>
        <w:t>untuk mempelajari opini masyarakat Indonesia terhadap program-program di jejaring sosial Twitter dengan menganalisis opini-opini yang belum tereksplorasi sebelumnya menggunakan taksonomi Naive Bayes melalui aplikasi RapidMiner. Pengumpulan data dilakukan dalam dua tahap, yaitu sebelum dan sesudah pemilu presiden. Dengan menggunakan data uji dari 785 tweet Twitter, menggunakan metodologi TF-IDF untuk mengetahui sentimen masyarakat terhadap program ini. Pengambilan sampel SMOTEUP digunakan untuk mengatasi ketidakseimbangan kelas dalam data, dan evaluasi model dilakukan melalui teknik validasi silang 10 kali lipat. Berdasarkan temuan tersebut, sekitar 81,7% data Twitter yang dianalisis menunjukkan sentimen negatif, 6,6% menunjukkan sentimen netral, dan 11,7% menunjukkan sentimen positif. Akurasi model klasifikasi sebesar 92,96%, recall sebesar 85,30%, dan presisi sebesar 94,57% menunjukkan kinerja yang baik dalam mengklasifikasikan sentimen  data uji.</w:t>
      </w:r>
    </w:p>
    <w:p w14:paraId="7424D454" w14:textId="44F05ADD" w:rsidR="004F1170" w:rsidRPr="001F436D" w:rsidRDefault="004F1170" w:rsidP="00145AC2">
      <w:pPr>
        <w:ind w:firstLine="360"/>
        <w:jc w:val="both"/>
        <w:rPr>
          <w:rFonts w:ascii="Garamond" w:hAnsi="Garamond"/>
          <w:color w:val="000000"/>
          <w:sz w:val="24"/>
          <w:szCs w:val="24"/>
        </w:rPr>
      </w:pPr>
      <w:r w:rsidRPr="001F436D">
        <w:rPr>
          <w:rFonts w:ascii="Garamond" w:hAnsi="Garamond"/>
          <w:color w:val="000000"/>
          <w:sz w:val="24"/>
          <w:szCs w:val="24"/>
        </w:rPr>
        <w:t>Penelitian ini me</w:t>
      </w:r>
      <w:r w:rsidR="00E96441" w:rsidRPr="001F436D">
        <w:rPr>
          <w:rFonts w:ascii="Garamond" w:hAnsi="Garamond"/>
          <w:color w:val="000000"/>
          <w:sz w:val="24"/>
          <w:szCs w:val="24"/>
        </w:rPr>
        <w:t xml:space="preserve">nggunakan pendekatan kesejahteraan sosial, keberlanjutan sumber daya alam, pengaruh sosial media, serta menekankan pentingnya keterhubungan kesejahteraan masyarakt dengan keberlanjutan sumber daya alam. Teori ini melihat bagaimana program makan siang gratis dapat diimplementasikan dengan efektif untuk kepentingan lingkungan dan ekonomi negara. Selain itu, teori </w:t>
      </w:r>
      <w:r w:rsidR="00E96441" w:rsidRPr="001F436D">
        <w:rPr>
          <w:rFonts w:ascii="Garamond" w:hAnsi="Garamond"/>
          <w:i/>
          <w:iCs/>
          <w:color w:val="000000"/>
          <w:sz w:val="24"/>
          <w:szCs w:val="24"/>
        </w:rPr>
        <w:t xml:space="preserve">Good Governance </w:t>
      </w:r>
      <w:r w:rsidR="00E96441" w:rsidRPr="001F436D">
        <w:rPr>
          <w:rFonts w:ascii="Garamond" w:hAnsi="Garamond"/>
          <w:color w:val="000000"/>
          <w:sz w:val="24"/>
          <w:szCs w:val="24"/>
        </w:rPr>
        <w:t>digunakan untuk mengevaluasi transparansi dalam pelaksanaan program.</w:t>
      </w:r>
    </w:p>
    <w:p w14:paraId="0A2087C1" w14:textId="77C0D0FA" w:rsidR="00015E19" w:rsidRPr="001F436D" w:rsidRDefault="00015E19" w:rsidP="00145AC2">
      <w:pPr>
        <w:ind w:firstLine="360"/>
        <w:jc w:val="both"/>
        <w:rPr>
          <w:rFonts w:ascii="Garamond" w:hAnsi="Garamond"/>
          <w:color w:val="000000"/>
          <w:sz w:val="24"/>
          <w:szCs w:val="24"/>
        </w:rPr>
      </w:pPr>
      <w:r w:rsidRPr="001F436D">
        <w:rPr>
          <w:rFonts w:ascii="Garamond" w:hAnsi="Garamond"/>
          <w:color w:val="000000"/>
          <w:sz w:val="24"/>
          <w:szCs w:val="24"/>
        </w:rPr>
        <w:t>Saat ini penelitian masih dalam tahap melakukan cek secara berkala bagaimana respon dan sikap masyarakat dalam program makan siang gratis di media sosial. Penelitian ini fokus untuk menggunakan X sebagai objek pengumpulan data, keunikan pengambilan data dalam postingan menarik untuk diteliti. Penelitian ini diharapkan dapat memberikan pandangan dan sikap yang tepat dalam memperhatikan janji kampanye yang dipaparkan saat pemilu.</w:t>
      </w:r>
      <w:r w:rsidR="001967F0" w:rsidRPr="001F436D">
        <w:rPr>
          <w:rFonts w:ascii="Garamond" w:hAnsi="Garamond"/>
          <w:color w:val="000000"/>
          <w:sz w:val="24"/>
          <w:szCs w:val="24"/>
        </w:rPr>
        <w:t xml:space="preserve"> </w:t>
      </w:r>
      <w:r w:rsidR="00DE239A">
        <w:rPr>
          <w:rFonts w:ascii="Garamond" w:hAnsi="Garamond"/>
          <w:color w:val="000000"/>
          <w:sz w:val="24"/>
          <w:szCs w:val="24"/>
        </w:rPr>
        <w:t>K</w:t>
      </w:r>
      <w:r w:rsidR="001967F0" w:rsidRPr="001F436D">
        <w:rPr>
          <w:rFonts w:ascii="Garamond" w:hAnsi="Garamond"/>
          <w:color w:val="000000"/>
          <w:sz w:val="24"/>
          <w:szCs w:val="24"/>
        </w:rPr>
        <w:t>etegangan filosofis antara cita-cita dan kenyataan bukan sekadar ketidaknyamanan politik. Ini merupakan ciri penting dalam kehidupan demokrasi. Masyarakat menginginkan pemimpin yang memiliki ambisi dan  visi besar, namun mereka juga mengharapkan pemimpin yang realistis</w:t>
      </w:r>
      <w:r w:rsidR="00DE239A" w:rsidRPr="00DE239A">
        <w:rPr>
          <w:rFonts w:ascii="Garamond" w:hAnsi="Garamond"/>
          <w:color w:val="000000"/>
          <w:sz w:val="24"/>
          <w:szCs w:val="24"/>
        </w:rPr>
        <w:t xml:space="preserve"> </w:t>
      </w:r>
      <w:sdt>
        <w:sdtPr>
          <w:rPr>
            <w:rFonts w:ascii="Garamond" w:hAnsi="Garamond"/>
            <w:color w:val="000000"/>
            <w:sz w:val="24"/>
            <w:szCs w:val="24"/>
          </w:rPr>
          <w:id w:val="-109136155"/>
          <w:citation/>
        </w:sdtPr>
        <w:sdtContent>
          <w:r w:rsidR="00DE239A">
            <w:rPr>
              <w:rFonts w:ascii="Garamond" w:hAnsi="Garamond"/>
              <w:color w:val="000000"/>
              <w:sz w:val="24"/>
              <w:szCs w:val="24"/>
            </w:rPr>
            <w:fldChar w:fldCharType="begin"/>
          </w:r>
          <w:r w:rsidR="00DE239A">
            <w:rPr>
              <w:rFonts w:ascii="Garamond" w:hAnsi="Garamond"/>
              <w:color w:val="000000"/>
              <w:sz w:val="24"/>
              <w:szCs w:val="24"/>
              <w:lang w:val="en-US"/>
            </w:rPr>
            <w:instrText xml:space="preserve"> CITATION Yus24 \l 1033 </w:instrText>
          </w:r>
          <w:r w:rsidR="00DE239A">
            <w:rPr>
              <w:rFonts w:ascii="Garamond" w:hAnsi="Garamond"/>
              <w:color w:val="000000"/>
              <w:sz w:val="24"/>
              <w:szCs w:val="24"/>
            </w:rPr>
            <w:fldChar w:fldCharType="separate"/>
          </w:r>
          <w:r w:rsidR="00DE239A" w:rsidRPr="00DE239A">
            <w:rPr>
              <w:rFonts w:ascii="Garamond" w:hAnsi="Garamond"/>
              <w:noProof/>
              <w:color w:val="000000"/>
              <w:sz w:val="24"/>
              <w:szCs w:val="24"/>
              <w:lang w:val="en-US"/>
            </w:rPr>
            <w:t>(Hasbi, 2024)</w:t>
          </w:r>
          <w:r w:rsidR="00DE239A">
            <w:rPr>
              <w:rFonts w:ascii="Garamond" w:hAnsi="Garamond"/>
              <w:color w:val="000000"/>
              <w:sz w:val="24"/>
              <w:szCs w:val="24"/>
            </w:rPr>
            <w:fldChar w:fldCharType="end"/>
          </w:r>
        </w:sdtContent>
      </w:sdt>
      <w:r w:rsidR="00DE239A">
        <w:rPr>
          <w:rFonts w:ascii="Garamond" w:hAnsi="Garamond"/>
          <w:color w:val="000000"/>
          <w:sz w:val="24"/>
          <w:szCs w:val="24"/>
        </w:rPr>
        <w:t>.</w:t>
      </w:r>
    </w:p>
    <w:p w14:paraId="2FD6B8CE" w14:textId="77777777" w:rsidR="00C869BA" w:rsidRPr="004E1C85" w:rsidRDefault="00C869BA" w:rsidP="00E82621">
      <w:pPr>
        <w:spacing w:line="240" w:lineRule="auto"/>
        <w:jc w:val="both"/>
        <w:rPr>
          <w:rFonts w:ascii="Garamond" w:eastAsia="Times New Roman" w:hAnsi="Garamond" w:cs="Times New Roman"/>
          <w:sz w:val="24"/>
          <w:szCs w:val="24"/>
          <w:lang w:val="en-US" w:eastAsia="en-US"/>
        </w:rPr>
      </w:pPr>
    </w:p>
    <w:p w14:paraId="4CB79D01" w14:textId="49D00240" w:rsidR="004E1C85" w:rsidRPr="004E1C85" w:rsidRDefault="004E1C85" w:rsidP="00EC44A3">
      <w:pPr>
        <w:pStyle w:val="ListParagraph"/>
        <w:numPr>
          <w:ilvl w:val="0"/>
          <w:numId w:val="38"/>
        </w:numPr>
        <w:ind w:left="360"/>
        <w:rPr>
          <w:rFonts w:ascii="Garamond" w:hAnsi="Garamond"/>
        </w:rPr>
      </w:pPr>
      <w:r w:rsidRPr="004E1C85">
        <w:rPr>
          <w:rFonts w:ascii="Garamond" w:hAnsi="Garamond"/>
          <w:b/>
          <w:bCs/>
          <w:color w:val="000000"/>
        </w:rPr>
        <w:t>Metode Penelitian </w:t>
      </w:r>
    </w:p>
    <w:p w14:paraId="2145BCEF" w14:textId="7583674D" w:rsidR="00413D4B" w:rsidRPr="00872A61" w:rsidRDefault="00872378" w:rsidP="00413D4B">
      <w:pPr>
        <w:spacing w:line="240" w:lineRule="auto"/>
        <w:ind w:firstLine="360"/>
        <w:jc w:val="both"/>
        <w:rPr>
          <w:rFonts w:ascii="Garamond" w:eastAsia="Times New Roman" w:hAnsi="Garamond" w:cs="Times New Roman"/>
          <w:color w:val="000000"/>
          <w:sz w:val="24"/>
          <w:szCs w:val="24"/>
          <w:lang w:val="en-US" w:eastAsia="en-US"/>
        </w:rPr>
      </w:pPr>
      <w:r>
        <w:rPr>
          <w:rFonts w:ascii="Garamond" w:eastAsia="Times New Roman" w:hAnsi="Garamond" w:cs="Times New Roman"/>
          <w:color w:val="000000"/>
          <w:sz w:val="24"/>
          <w:szCs w:val="24"/>
          <w:lang w:val="en-US" w:eastAsia="en-US"/>
        </w:rPr>
        <w:t xml:space="preserve">Penelitian ini </w:t>
      </w:r>
      <w:r w:rsidR="009D54CB">
        <w:rPr>
          <w:rFonts w:ascii="Garamond" w:eastAsia="Times New Roman" w:hAnsi="Garamond" w:cs="Times New Roman"/>
          <w:color w:val="000000"/>
          <w:sz w:val="24"/>
          <w:szCs w:val="24"/>
          <w:lang w:val="en-US" w:eastAsia="en-US"/>
        </w:rPr>
        <w:t xml:space="preserve">merupakan penelitian deskriptif kuantitatif dalam pendekatan sentimen. Penelitian dilakukan di media sosial akun x (twitter). Data penelitian berasal </w:t>
      </w:r>
      <w:r w:rsidR="001A2BD0">
        <w:rPr>
          <w:rFonts w:ascii="Garamond" w:eastAsia="Times New Roman" w:hAnsi="Garamond" w:cs="Times New Roman"/>
          <w:color w:val="000000"/>
          <w:sz w:val="24"/>
          <w:szCs w:val="24"/>
          <w:lang w:val="en-US" w:eastAsia="en-US"/>
        </w:rPr>
        <w:t xml:space="preserve">dari postingan pengguna </w:t>
      </w:r>
      <w:r w:rsidR="009D54CB">
        <w:rPr>
          <w:rFonts w:ascii="Garamond" w:eastAsia="Times New Roman" w:hAnsi="Garamond" w:cs="Times New Roman"/>
          <w:color w:val="000000"/>
          <w:sz w:val="24"/>
          <w:szCs w:val="24"/>
          <w:lang w:val="en-US" w:eastAsia="en-US"/>
        </w:rPr>
        <w:t xml:space="preserve">tentang program makan siang gratis yang dijanjikan oleh presiden. Menurut </w:t>
      </w:r>
      <w:r w:rsidR="00B10FEA">
        <w:rPr>
          <w:rFonts w:ascii="Garamond" w:eastAsia="Times New Roman" w:hAnsi="Garamond" w:cs="Times New Roman"/>
          <w:color w:val="000000"/>
          <w:sz w:val="24"/>
          <w:szCs w:val="24"/>
          <w:lang w:val="en-US" w:eastAsia="en-US"/>
        </w:rPr>
        <w:t xml:space="preserve">Septian, Fachrudin, dan Nugroho (2019) </w:t>
      </w:r>
      <w:r w:rsidR="00B10FEA" w:rsidRPr="00B10FEA">
        <w:rPr>
          <w:rFonts w:ascii="Garamond" w:eastAsia="Times New Roman" w:hAnsi="Garamond" w:cs="Times New Roman"/>
          <w:color w:val="000000"/>
          <w:sz w:val="24"/>
          <w:szCs w:val="24"/>
          <w:lang w:val="en-US" w:eastAsia="en-US"/>
        </w:rPr>
        <w:t>Analisis sentimen ini berfokus pada pendapat orang-orang yang mengungkapkan atau menyarankan emosi positif atau negatif. Sebagian besar analisis sentimen ini berkaitan dengan orang-orang di media sosial.</w:t>
      </w:r>
      <w:r w:rsidR="001A2BD0">
        <w:rPr>
          <w:rFonts w:ascii="Garamond" w:eastAsia="Times New Roman" w:hAnsi="Garamond" w:cs="Times New Roman"/>
          <w:color w:val="000000"/>
          <w:sz w:val="24"/>
          <w:szCs w:val="24"/>
          <w:lang w:val="en-US" w:eastAsia="en-US"/>
        </w:rPr>
        <w:t xml:space="preserve"> </w:t>
      </w:r>
      <w:r w:rsidR="00517531">
        <w:rPr>
          <w:rFonts w:ascii="Garamond" w:eastAsia="Times New Roman" w:hAnsi="Garamond" w:cs="Times New Roman"/>
          <w:color w:val="000000"/>
          <w:sz w:val="24"/>
          <w:szCs w:val="24"/>
          <w:lang w:val="en-US" w:eastAsia="en-US"/>
        </w:rPr>
        <w:t xml:space="preserve">penelitian ini mengidentifikasi sentimen positif dan negatif pada setiap komentar pada tiap postingan. </w:t>
      </w:r>
      <w:r w:rsidR="00872A61">
        <w:rPr>
          <w:rFonts w:ascii="Garamond" w:eastAsia="Times New Roman" w:hAnsi="Garamond" w:cs="Times New Roman"/>
          <w:color w:val="000000"/>
          <w:sz w:val="24"/>
          <w:szCs w:val="24"/>
          <w:lang w:val="en-US" w:eastAsia="en-US"/>
        </w:rPr>
        <w:t xml:space="preserve">Penelitian ini menggunakan pengumpulan data menggunakan </w:t>
      </w:r>
      <w:r w:rsidR="00872A61">
        <w:rPr>
          <w:rFonts w:ascii="Garamond" w:eastAsia="Times New Roman" w:hAnsi="Garamond" w:cs="Times New Roman"/>
          <w:i/>
          <w:iCs/>
          <w:color w:val="000000"/>
          <w:sz w:val="24"/>
          <w:szCs w:val="24"/>
          <w:lang w:val="en-US" w:eastAsia="en-US"/>
        </w:rPr>
        <w:t xml:space="preserve">Natural Language Processing, </w:t>
      </w:r>
      <w:r w:rsidR="00872A61">
        <w:rPr>
          <w:rFonts w:ascii="Garamond" w:eastAsia="Times New Roman" w:hAnsi="Garamond" w:cs="Times New Roman"/>
          <w:color w:val="000000"/>
          <w:sz w:val="24"/>
          <w:szCs w:val="24"/>
          <w:lang w:val="en-US" w:eastAsia="en-US"/>
        </w:rPr>
        <w:t xml:space="preserve">selanjutnya dilakukan </w:t>
      </w:r>
      <w:r w:rsidR="00872A61">
        <w:rPr>
          <w:rFonts w:ascii="Garamond" w:eastAsia="Times New Roman" w:hAnsi="Garamond" w:cs="Times New Roman"/>
          <w:i/>
          <w:iCs/>
          <w:color w:val="000000"/>
          <w:sz w:val="24"/>
          <w:szCs w:val="24"/>
          <w:lang w:val="en-US" w:eastAsia="en-US"/>
        </w:rPr>
        <w:t xml:space="preserve">text mining, </w:t>
      </w:r>
      <w:r w:rsidR="00872A61">
        <w:rPr>
          <w:rFonts w:ascii="Garamond" w:eastAsia="Times New Roman" w:hAnsi="Garamond" w:cs="Times New Roman"/>
          <w:color w:val="000000"/>
          <w:sz w:val="24"/>
          <w:szCs w:val="24"/>
          <w:lang w:val="en-US" w:eastAsia="en-US"/>
        </w:rPr>
        <w:t xml:space="preserve">dan </w:t>
      </w:r>
      <w:r w:rsidR="00872A61">
        <w:rPr>
          <w:rFonts w:ascii="Garamond" w:eastAsia="Times New Roman" w:hAnsi="Garamond" w:cs="Times New Roman"/>
          <w:i/>
          <w:iCs/>
          <w:color w:val="000000"/>
          <w:sz w:val="24"/>
          <w:szCs w:val="24"/>
          <w:lang w:val="en-US" w:eastAsia="en-US"/>
        </w:rPr>
        <w:t xml:space="preserve">pre-processing data </w:t>
      </w:r>
      <w:r w:rsidR="00872A61">
        <w:rPr>
          <w:rFonts w:ascii="Garamond" w:eastAsia="Times New Roman" w:hAnsi="Garamond" w:cs="Times New Roman"/>
          <w:color w:val="000000"/>
          <w:sz w:val="24"/>
          <w:szCs w:val="24"/>
          <w:lang w:val="en-US" w:eastAsia="en-US"/>
        </w:rPr>
        <w:t xml:space="preserve">sebelum dilakukan visualisasi. </w:t>
      </w:r>
    </w:p>
    <w:p w14:paraId="6D6AA1B5" w14:textId="77777777" w:rsidR="0074053D" w:rsidRPr="0074053D" w:rsidRDefault="0074053D" w:rsidP="00872A61">
      <w:pPr>
        <w:spacing w:line="240" w:lineRule="auto"/>
        <w:jc w:val="both"/>
        <w:rPr>
          <w:rFonts w:ascii="Garamond" w:eastAsia="Times New Roman" w:hAnsi="Garamond" w:cs="Times New Roman"/>
          <w:color w:val="000000"/>
          <w:sz w:val="24"/>
          <w:szCs w:val="24"/>
          <w:lang w:val="en-US" w:eastAsia="en-US"/>
        </w:rPr>
      </w:pPr>
    </w:p>
    <w:p w14:paraId="0CC6FE7D" w14:textId="50CEA31A" w:rsidR="004E1C85" w:rsidRPr="00EC44A3" w:rsidRDefault="00EC44A3" w:rsidP="00EC44A3">
      <w:pPr>
        <w:pStyle w:val="ListParagraph"/>
        <w:numPr>
          <w:ilvl w:val="0"/>
          <w:numId w:val="38"/>
        </w:numPr>
        <w:tabs>
          <w:tab w:val="left" w:pos="360"/>
        </w:tabs>
        <w:ind w:left="360"/>
        <w:jc w:val="both"/>
        <w:textAlignment w:val="baseline"/>
        <w:rPr>
          <w:rFonts w:ascii="Garamond" w:hAnsi="Garamond"/>
          <w:b/>
          <w:bCs/>
          <w:color w:val="000000"/>
        </w:rPr>
      </w:pPr>
      <w:r w:rsidRPr="00EC44A3">
        <w:rPr>
          <w:rFonts w:ascii="Garamond" w:hAnsi="Garamond"/>
          <w:b/>
          <w:bCs/>
          <w:color w:val="000000"/>
        </w:rPr>
        <w:t xml:space="preserve">Hasil dan </w:t>
      </w:r>
      <w:r w:rsidR="004E1C85" w:rsidRPr="00EC44A3">
        <w:rPr>
          <w:rFonts w:ascii="Garamond" w:hAnsi="Garamond"/>
          <w:b/>
          <w:bCs/>
          <w:color w:val="000000"/>
        </w:rPr>
        <w:t>Pembahasan </w:t>
      </w:r>
    </w:p>
    <w:p w14:paraId="3D3CBFBB" w14:textId="5AE4901C" w:rsidR="00413D4B" w:rsidRPr="00413D4B" w:rsidRDefault="00413D4B" w:rsidP="00413D4B">
      <w:pPr>
        <w:jc w:val="both"/>
        <w:rPr>
          <w:rFonts w:ascii="Garamond" w:eastAsia="Times New Roman" w:hAnsi="Garamond"/>
          <w:color w:val="000000"/>
        </w:rPr>
      </w:pPr>
      <w:r w:rsidRPr="00413D4B">
        <w:rPr>
          <w:rFonts w:ascii="Garamond" w:eastAsia="Times New Roman" w:hAnsi="Garamond"/>
          <w:color w:val="000000"/>
        </w:rPr>
        <w:t xml:space="preserve">Pemilihan postingan diambil dengan menggunakan kata kunci “makan siang gratis” dalam kurun waktu akhir tahun 2024 hingga awal bulan Januari 2025. Pengumpulan data dilakukan dengan </w:t>
      </w:r>
      <w:r>
        <w:rPr>
          <w:rFonts w:ascii="Garamond" w:eastAsia="Times New Roman" w:hAnsi="Garamond"/>
          <w:color w:val="000000"/>
        </w:rPr>
        <w:t>pemilihan</w:t>
      </w:r>
      <w:r w:rsidRPr="00413D4B">
        <w:rPr>
          <w:rFonts w:ascii="Garamond" w:eastAsia="Times New Roman" w:hAnsi="Garamond"/>
          <w:color w:val="000000"/>
        </w:rPr>
        <w:t xml:space="preserve"> secara manual </w:t>
      </w:r>
      <w:r w:rsidRPr="00413D4B">
        <w:rPr>
          <w:rFonts w:ascii="Garamond" w:eastAsia="Times New Roman" w:hAnsi="Garamond"/>
          <w:color w:val="000000"/>
        </w:rPr>
        <w:lastRenderedPageBreak/>
        <w:t xml:space="preserve">yang kemudian dilakukan </w:t>
      </w:r>
      <w:r w:rsidRPr="00413D4B">
        <w:rPr>
          <w:rFonts w:ascii="Garamond" w:eastAsia="Times New Roman" w:hAnsi="Garamond"/>
          <w:i/>
          <w:iCs/>
          <w:color w:val="000000"/>
        </w:rPr>
        <w:t>text minning</w:t>
      </w:r>
      <w:r w:rsidRPr="00413D4B">
        <w:rPr>
          <w:rFonts w:ascii="Garamond" w:eastAsia="Times New Roman" w:hAnsi="Garamond"/>
          <w:color w:val="000000"/>
        </w:rPr>
        <w:t xml:space="preserve"> dengan memberikan label positif atau negatif, untuk dapat dilakukan analisis. Berikut merupakan hasil observasi post pada akun x</w:t>
      </w:r>
      <w:r>
        <w:rPr>
          <w:rFonts w:ascii="Garamond" w:eastAsia="Times New Roman" w:hAnsi="Garamond"/>
          <w:color w:val="000000"/>
        </w:rPr>
        <w:t>:</w:t>
      </w:r>
    </w:p>
    <w:p w14:paraId="5E943A87" w14:textId="77777777" w:rsidR="00413D4B" w:rsidRPr="00413D4B" w:rsidRDefault="00413D4B" w:rsidP="00413D4B">
      <w:pPr>
        <w:pStyle w:val="ListParagraph"/>
        <w:jc w:val="center"/>
        <w:rPr>
          <w:rFonts w:ascii="Garamond" w:hAnsi="Garamond"/>
          <w:color w:val="000000"/>
        </w:rPr>
      </w:pPr>
      <w:r w:rsidRPr="00413D4B">
        <w:drawing>
          <wp:inline distT="0" distB="0" distL="0" distR="0" wp14:anchorId="5B01A85C" wp14:editId="69A4C33C">
            <wp:extent cx="4440265" cy="2454359"/>
            <wp:effectExtent l="0" t="0" r="5080" b="0"/>
            <wp:docPr id="19431269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26963" name="Picture 1" descr="A screenshot of a computer&#10;&#10;Description automatically generated"/>
                    <pic:cNvPicPr/>
                  </pic:nvPicPr>
                  <pic:blipFill>
                    <a:blip r:embed="rId9"/>
                    <a:stretch>
                      <a:fillRect/>
                    </a:stretch>
                  </pic:blipFill>
                  <pic:spPr>
                    <a:xfrm>
                      <a:off x="0" y="0"/>
                      <a:ext cx="4463936" cy="2467443"/>
                    </a:xfrm>
                    <a:prstGeom prst="rect">
                      <a:avLst/>
                    </a:prstGeom>
                  </pic:spPr>
                </pic:pic>
              </a:graphicData>
            </a:graphic>
          </wp:inline>
        </w:drawing>
      </w:r>
    </w:p>
    <w:p w14:paraId="779645D3" w14:textId="77777777" w:rsidR="00413D4B" w:rsidRPr="00413D4B" w:rsidRDefault="00413D4B" w:rsidP="00413D4B">
      <w:pPr>
        <w:pStyle w:val="ListParagraph"/>
        <w:jc w:val="center"/>
        <w:rPr>
          <w:rFonts w:ascii="Garamond" w:hAnsi="Garamond"/>
          <w:color w:val="000000"/>
        </w:rPr>
      </w:pPr>
      <w:r w:rsidRPr="00413D4B">
        <w:rPr>
          <w:rFonts w:ascii="Garamond" w:hAnsi="Garamond"/>
          <w:color w:val="000000"/>
        </w:rPr>
        <w:t xml:space="preserve">Gambar 1 Data </w:t>
      </w:r>
      <w:r w:rsidRPr="00413D4B">
        <w:rPr>
          <w:rFonts w:ascii="Garamond" w:hAnsi="Garamond"/>
          <w:i/>
          <w:iCs/>
          <w:color w:val="000000"/>
        </w:rPr>
        <w:t xml:space="preserve">post </w:t>
      </w:r>
      <w:r w:rsidRPr="00413D4B">
        <w:rPr>
          <w:rFonts w:ascii="Garamond" w:hAnsi="Garamond"/>
          <w:color w:val="000000"/>
        </w:rPr>
        <w:t>dan komentar X</w:t>
      </w:r>
    </w:p>
    <w:p w14:paraId="43CDD13B" w14:textId="2D91FC0C" w:rsidR="009127B0" w:rsidRDefault="009127B0" w:rsidP="004E1C85">
      <w:pPr>
        <w:spacing w:line="240" w:lineRule="auto"/>
        <w:rPr>
          <w:rFonts w:ascii="Garamond" w:eastAsia="Times New Roman" w:hAnsi="Garamond" w:cs="Times New Roman"/>
          <w:sz w:val="24"/>
          <w:szCs w:val="24"/>
          <w:lang w:val="en-US" w:eastAsia="en-US"/>
        </w:rPr>
      </w:pPr>
      <w:r>
        <w:rPr>
          <w:rFonts w:ascii="Garamond" w:eastAsia="Times New Roman" w:hAnsi="Garamond" w:cs="Times New Roman"/>
          <w:sz w:val="24"/>
          <w:szCs w:val="24"/>
          <w:lang w:val="en-US" w:eastAsia="en-US"/>
        </w:rPr>
        <w:t xml:space="preserve">Tahap berikutnya hasil </w:t>
      </w:r>
      <w:r>
        <w:rPr>
          <w:rFonts w:ascii="Garamond" w:eastAsia="Times New Roman" w:hAnsi="Garamond" w:cs="Times New Roman"/>
          <w:i/>
          <w:iCs/>
          <w:sz w:val="24"/>
          <w:szCs w:val="24"/>
          <w:lang w:val="en-US" w:eastAsia="en-US"/>
        </w:rPr>
        <w:t xml:space="preserve">text mining </w:t>
      </w:r>
      <w:r>
        <w:rPr>
          <w:rFonts w:ascii="Garamond" w:eastAsia="Times New Roman" w:hAnsi="Garamond" w:cs="Times New Roman"/>
          <w:sz w:val="24"/>
          <w:szCs w:val="24"/>
          <w:lang w:val="en-US" w:eastAsia="en-US"/>
        </w:rPr>
        <w:t xml:space="preserve">dilakukan </w:t>
      </w:r>
      <w:r>
        <w:rPr>
          <w:rFonts w:ascii="Garamond" w:eastAsia="Times New Roman" w:hAnsi="Garamond" w:cs="Times New Roman"/>
          <w:i/>
          <w:iCs/>
          <w:sz w:val="24"/>
          <w:szCs w:val="24"/>
          <w:lang w:val="en-US" w:eastAsia="en-US"/>
        </w:rPr>
        <w:t xml:space="preserve">pre-processing </w:t>
      </w:r>
      <w:r>
        <w:rPr>
          <w:rFonts w:ascii="Garamond" w:eastAsia="Times New Roman" w:hAnsi="Garamond" w:cs="Times New Roman"/>
          <w:sz w:val="24"/>
          <w:szCs w:val="24"/>
          <w:lang w:val="en-US" w:eastAsia="en-US"/>
        </w:rPr>
        <w:t xml:space="preserve">data menggunakan bahasa python pada tools </w:t>
      </w:r>
      <w:r>
        <w:rPr>
          <w:rFonts w:ascii="Garamond" w:eastAsia="Times New Roman" w:hAnsi="Garamond" w:cs="Times New Roman"/>
          <w:i/>
          <w:iCs/>
          <w:sz w:val="24"/>
          <w:szCs w:val="24"/>
          <w:lang w:val="en-US" w:eastAsia="en-US"/>
        </w:rPr>
        <w:t xml:space="preserve">Google Colabs. </w:t>
      </w:r>
      <w:r>
        <w:rPr>
          <w:rFonts w:ascii="Garamond" w:eastAsia="Times New Roman" w:hAnsi="Garamond" w:cs="Times New Roman"/>
          <w:sz w:val="24"/>
          <w:szCs w:val="24"/>
          <w:lang w:val="en-US" w:eastAsia="en-US"/>
        </w:rPr>
        <w:t xml:space="preserve">Tahap ini memiliki </w:t>
      </w:r>
      <w:r w:rsidR="00872A61">
        <w:rPr>
          <w:rFonts w:ascii="Garamond" w:eastAsia="Times New Roman" w:hAnsi="Garamond" w:cs="Times New Roman"/>
          <w:sz w:val="24"/>
          <w:szCs w:val="24"/>
          <w:lang w:val="en-US" w:eastAsia="en-US"/>
        </w:rPr>
        <w:t>penyuntingan kontraksi kata, pemisahan kata berdasarkan bahasa yang pengguna gunakan.</w:t>
      </w:r>
    </w:p>
    <w:p w14:paraId="12106CE4" w14:textId="0D10C2EA" w:rsidR="004E1C85" w:rsidRDefault="009127B0" w:rsidP="009127B0">
      <w:pPr>
        <w:spacing w:line="240" w:lineRule="auto"/>
        <w:jc w:val="center"/>
        <w:rPr>
          <w:rFonts w:ascii="Garamond" w:eastAsia="Times New Roman" w:hAnsi="Garamond" w:cs="Times New Roman"/>
          <w:sz w:val="24"/>
          <w:szCs w:val="24"/>
          <w:lang w:val="en-US" w:eastAsia="en-US"/>
        </w:rPr>
      </w:pPr>
      <w:r w:rsidRPr="009127B0">
        <w:rPr>
          <w:rFonts w:ascii="Garamond" w:eastAsia="Times New Roman" w:hAnsi="Garamond" w:cs="Times New Roman"/>
          <w:sz w:val="24"/>
          <w:szCs w:val="24"/>
          <w:lang w:val="en-US" w:eastAsia="en-US"/>
        </w:rPr>
        <w:drawing>
          <wp:inline distT="0" distB="0" distL="0" distR="0" wp14:anchorId="03CDC00F" wp14:editId="2E51BECB">
            <wp:extent cx="4091552" cy="2480822"/>
            <wp:effectExtent l="0" t="0" r="0" b="0"/>
            <wp:docPr id="8465905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90568" name="Picture 1" descr="A screenshot of a computer&#10;&#10;Description automatically generated"/>
                    <pic:cNvPicPr/>
                  </pic:nvPicPr>
                  <pic:blipFill>
                    <a:blip r:embed="rId10"/>
                    <a:stretch>
                      <a:fillRect/>
                    </a:stretch>
                  </pic:blipFill>
                  <pic:spPr>
                    <a:xfrm>
                      <a:off x="0" y="0"/>
                      <a:ext cx="4107288" cy="2490363"/>
                    </a:xfrm>
                    <a:prstGeom prst="rect">
                      <a:avLst/>
                    </a:prstGeom>
                  </pic:spPr>
                </pic:pic>
              </a:graphicData>
            </a:graphic>
          </wp:inline>
        </w:drawing>
      </w:r>
    </w:p>
    <w:p w14:paraId="7532A757" w14:textId="52661517" w:rsidR="009127B0" w:rsidRDefault="009127B0" w:rsidP="009127B0">
      <w:pPr>
        <w:spacing w:line="240" w:lineRule="auto"/>
        <w:jc w:val="center"/>
        <w:rPr>
          <w:rFonts w:ascii="Garamond" w:eastAsia="Times New Roman" w:hAnsi="Garamond" w:cs="Times New Roman"/>
          <w:sz w:val="24"/>
          <w:szCs w:val="24"/>
          <w:lang w:val="en-US" w:eastAsia="en-US"/>
        </w:rPr>
      </w:pPr>
      <w:r>
        <w:rPr>
          <w:rFonts w:ascii="Garamond" w:eastAsia="Times New Roman" w:hAnsi="Garamond" w:cs="Times New Roman"/>
          <w:sz w:val="24"/>
          <w:szCs w:val="24"/>
          <w:lang w:val="en-US" w:eastAsia="en-US"/>
        </w:rPr>
        <w:t>Gambar 2 pre-processing data</w:t>
      </w:r>
    </w:p>
    <w:p w14:paraId="16D55E7E" w14:textId="3ECBEBBB" w:rsidR="009127B0" w:rsidRDefault="009127B0" w:rsidP="009127B0">
      <w:pPr>
        <w:spacing w:line="240" w:lineRule="auto"/>
        <w:rPr>
          <w:rFonts w:ascii="Garamond" w:eastAsia="Times New Roman" w:hAnsi="Garamond" w:cs="Times New Roman"/>
          <w:b/>
          <w:bCs/>
          <w:sz w:val="24"/>
          <w:szCs w:val="24"/>
          <w:lang w:val="en-US" w:eastAsia="en-US"/>
        </w:rPr>
      </w:pPr>
      <w:r w:rsidRPr="009127B0">
        <w:rPr>
          <w:rFonts w:ascii="Garamond" w:eastAsia="Times New Roman" w:hAnsi="Garamond" w:cs="Times New Roman"/>
          <w:b/>
          <w:bCs/>
          <w:sz w:val="24"/>
          <w:szCs w:val="24"/>
          <w:lang w:val="en-US" w:eastAsia="en-US"/>
        </w:rPr>
        <w:t>Visualisasi Data</w:t>
      </w:r>
    </w:p>
    <w:p w14:paraId="1A9289D1" w14:textId="1B2E8F63" w:rsidR="00872A61" w:rsidRPr="00872A61" w:rsidRDefault="00872A61" w:rsidP="009127B0">
      <w:pPr>
        <w:spacing w:line="240" w:lineRule="auto"/>
        <w:rPr>
          <w:rFonts w:ascii="Garamond" w:eastAsia="Times New Roman" w:hAnsi="Garamond" w:cs="Times New Roman"/>
          <w:sz w:val="24"/>
          <w:szCs w:val="24"/>
          <w:lang w:val="en-US" w:eastAsia="en-US"/>
        </w:rPr>
      </w:pPr>
      <w:r w:rsidRPr="00872A61">
        <w:rPr>
          <w:rFonts w:ascii="Garamond" w:eastAsia="Times New Roman" w:hAnsi="Garamond" w:cs="Times New Roman"/>
          <w:sz w:val="24"/>
          <w:szCs w:val="24"/>
          <w:lang w:val="en-US" w:eastAsia="en-US"/>
        </w:rPr>
        <w:t xml:space="preserve">Dari </w:t>
      </w:r>
      <w:r>
        <w:rPr>
          <w:rFonts w:ascii="Garamond" w:eastAsia="Times New Roman" w:hAnsi="Garamond" w:cs="Times New Roman"/>
          <w:sz w:val="24"/>
          <w:szCs w:val="24"/>
          <w:lang w:val="en-US" w:eastAsia="en-US"/>
        </w:rPr>
        <w:t xml:space="preserve">data yang diperoleh hingga 30 data </w:t>
      </w:r>
      <w:r w:rsidRPr="00872A61">
        <w:rPr>
          <w:rFonts w:ascii="Garamond" w:eastAsia="Times New Roman" w:hAnsi="Garamond" w:cs="Times New Roman"/>
          <w:i/>
          <w:iCs/>
          <w:sz w:val="24"/>
          <w:szCs w:val="24"/>
          <w:lang w:val="en-US" w:eastAsia="en-US"/>
        </w:rPr>
        <w:t>post</w:t>
      </w:r>
      <w:r>
        <w:rPr>
          <w:rFonts w:ascii="Garamond" w:eastAsia="Times New Roman" w:hAnsi="Garamond" w:cs="Times New Roman"/>
          <w:sz w:val="24"/>
          <w:szCs w:val="24"/>
          <w:lang w:val="en-US" w:eastAsia="en-US"/>
        </w:rPr>
        <w:t xml:space="preserve"> dan komentar, menunjukkan adanya perbedaan yang cukup signifikan pada komentar negatif tentang program makan siang gratis yang dijanjikan oleh presiden.</w:t>
      </w:r>
    </w:p>
    <w:p w14:paraId="7762B808" w14:textId="62EE7988" w:rsidR="004E1C85" w:rsidRDefault="00872A61" w:rsidP="00872A61">
      <w:pPr>
        <w:spacing w:line="240" w:lineRule="auto"/>
        <w:jc w:val="center"/>
        <w:rPr>
          <w:rFonts w:ascii="Garamond" w:eastAsia="Times New Roman" w:hAnsi="Garamond" w:cs="Times New Roman"/>
          <w:sz w:val="24"/>
          <w:szCs w:val="24"/>
          <w:lang w:val="en-US" w:eastAsia="en-US"/>
        </w:rPr>
      </w:pPr>
      <w:r w:rsidRPr="00872A61">
        <w:rPr>
          <w:rFonts w:ascii="Garamond" w:eastAsia="Times New Roman" w:hAnsi="Garamond" w:cs="Times New Roman"/>
          <w:sz w:val="24"/>
          <w:szCs w:val="24"/>
          <w:lang w:val="en-US" w:eastAsia="en-US"/>
        </w:rPr>
        <w:lastRenderedPageBreak/>
        <w:drawing>
          <wp:inline distT="0" distB="0" distL="0" distR="0" wp14:anchorId="7B9DEB4A" wp14:editId="0AD3CD3A">
            <wp:extent cx="3440623" cy="2735506"/>
            <wp:effectExtent l="0" t="0" r="1270" b="0"/>
            <wp:docPr id="134143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36000" name=""/>
                    <pic:cNvPicPr/>
                  </pic:nvPicPr>
                  <pic:blipFill>
                    <a:blip r:embed="rId11"/>
                    <a:stretch>
                      <a:fillRect/>
                    </a:stretch>
                  </pic:blipFill>
                  <pic:spPr>
                    <a:xfrm>
                      <a:off x="0" y="0"/>
                      <a:ext cx="3466019" cy="2755697"/>
                    </a:xfrm>
                    <a:prstGeom prst="rect">
                      <a:avLst/>
                    </a:prstGeom>
                  </pic:spPr>
                </pic:pic>
              </a:graphicData>
            </a:graphic>
          </wp:inline>
        </w:drawing>
      </w:r>
    </w:p>
    <w:p w14:paraId="68CD2EEF" w14:textId="5F361F4C" w:rsidR="00872A61" w:rsidRDefault="00872A61" w:rsidP="00872A61">
      <w:pPr>
        <w:spacing w:line="240" w:lineRule="auto"/>
        <w:jc w:val="center"/>
        <w:rPr>
          <w:rFonts w:ascii="Garamond" w:eastAsia="Times New Roman" w:hAnsi="Garamond" w:cs="Times New Roman"/>
          <w:sz w:val="24"/>
          <w:szCs w:val="24"/>
          <w:lang w:val="en-US" w:eastAsia="en-US"/>
        </w:rPr>
      </w:pPr>
      <w:r>
        <w:rPr>
          <w:rFonts w:ascii="Garamond" w:eastAsia="Times New Roman" w:hAnsi="Garamond" w:cs="Times New Roman"/>
          <w:sz w:val="24"/>
          <w:szCs w:val="24"/>
          <w:lang w:val="en-US" w:eastAsia="en-US"/>
        </w:rPr>
        <w:t>Gambar 3 Visualisasi Plot Bar</w:t>
      </w:r>
    </w:p>
    <w:p w14:paraId="07C73857" w14:textId="77E591CE" w:rsidR="00872A61" w:rsidRDefault="00245FB5" w:rsidP="00872A61">
      <w:pPr>
        <w:spacing w:line="240" w:lineRule="auto"/>
        <w:jc w:val="center"/>
        <w:rPr>
          <w:rFonts w:ascii="Garamond" w:eastAsia="Times New Roman" w:hAnsi="Garamond" w:cs="Times New Roman"/>
          <w:sz w:val="24"/>
          <w:szCs w:val="24"/>
          <w:lang w:val="en-US" w:eastAsia="en-US"/>
        </w:rPr>
      </w:pPr>
      <w:r w:rsidRPr="00245FB5">
        <w:rPr>
          <w:rFonts w:ascii="Garamond" w:eastAsia="Times New Roman" w:hAnsi="Garamond" w:cs="Times New Roman"/>
          <w:sz w:val="24"/>
          <w:szCs w:val="24"/>
          <w:lang w:val="en-US" w:eastAsia="en-US"/>
        </w:rPr>
        <w:drawing>
          <wp:inline distT="0" distB="0" distL="0" distR="0" wp14:anchorId="3D177A81" wp14:editId="2F59FB8F">
            <wp:extent cx="3076413" cy="1648938"/>
            <wp:effectExtent l="0" t="0" r="0" b="2540"/>
            <wp:docPr id="163363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31186" name=""/>
                    <pic:cNvPicPr/>
                  </pic:nvPicPr>
                  <pic:blipFill>
                    <a:blip r:embed="rId12"/>
                    <a:stretch>
                      <a:fillRect/>
                    </a:stretch>
                  </pic:blipFill>
                  <pic:spPr>
                    <a:xfrm>
                      <a:off x="0" y="0"/>
                      <a:ext cx="3111207" cy="1667587"/>
                    </a:xfrm>
                    <a:prstGeom prst="rect">
                      <a:avLst/>
                    </a:prstGeom>
                  </pic:spPr>
                </pic:pic>
              </a:graphicData>
            </a:graphic>
          </wp:inline>
        </w:drawing>
      </w:r>
    </w:p>
    <w:p w14:paraId="6DEFF71F" w14:textId="30709771" w:rsidR="00245FB5" w:rsidRDefault="00245FB5" w:rsidP="00872A61">
      <w:pPr>
        <w:spacing w:line="240" w:lineRule="auto"/>
        <w:jc w:val="center"/>
        <w:rPr>
          <w:rFonts w:ascii="Garamond" w:eastAsia="Times New Roman" w:hAnsi="Garamond" w:cs="Times New Roman"/>
          <w:sz w:val="24"/>
          <w:szCs w:val="24"/>
          <w:lang w:val="en-US" w:eastAsia="en-US"/>
        </w:rPr>
      </w:pPr>
      <w:r>
        <w:rPr>
          <w:rFonts w:ascii="Garamond" w:eastAsia="Times New Roman" w:hAnsi="Garamond" w:cs="Times New Roman"/>
          <w:sz w:val="24"/>
          <w:szCs w:val="24"/>
          <w:lang w:val="en-US" w:eastAsia="en-US"/>
        </w:rPr>
        <w:t xml:space="preserve">Gambar 4 Visualisasi </w:t>
      </w:r>
      <w:r w:rsidRPr="00245FB5">
        <w:rPr>
          <w:rFonts w:ascii="Garamond" w:eastAsia="Times New Roman" w:hAnsi="Garamond" w:cs="Times New Roman"/>
          <w:i/>
          <w:iCs/>
          <w:sz w:val="24"/>
          <w:szCs w:val="24"/>
          <w:lang w:val="en-US" w:eastAsia="en-US"/>
        </w:rPr>
        <w:t>Work Cloud</w:t>
      </w:r>
    </w:p>
    <w:p w14:paraId="6A6CA189" w14:textId="158A581B" w:rsidR="004E1C85" w:rsidRPr="00872A61" w:rsidRDefault="004E1C85" w:rsidP="00EC44A3">
      <w:pPr>
        <w:pStyle w:val="ListParagraph"/>
        <w:numPr>
          <w:ilvl w:val="0"/>
          <w:numId w:val="38"/>
        </w:numPr>
        <w:ind w:left="360"/>
        <w:jc w:val="both"/>
        <w:rPr>
          <w:rFonts w:ascii="Garamond" w:hAnsi="Garamond"/>
        </w:rPr>
      </w:pPr>
      <w:r w:rsidRPr="00EC44A3">
        <w:rPr>
          <w:rFonts w:ascii="Garamond" w:hAnsi="Garamond"/>
          <w:b/>
          <w:bCs/>
          <w:color w:val="000000"/>
        </w:rPr>
        <w:t>Penutup </w:t>
      </w:r>
    </w:p>
    <w:p w14:paraId="36F5B96D" w14:textId="144C6612" w:rsidR="00872A61" w:rsidRPr="00872A61" w:rsidRDefault="00872A61" w:rsidP="00872A61">
      <w:pPr>
        <w:pStyle w:val="ListParagraph"/>
        <w:ind w:left="360"/>
        <w:jc w:val="both"/>
        <w:rPr>
          <w:rFonts w:ascii="Garamond" w:hAnsi="Garamond"/>
          <w:i/>
          <w:iCs/>
        </w:rPr>
      </w:pPr>
      <w:r>
        <w:rPr>
          <w:rFonts w:ascii="Garamond" w:hAnsi="Garamond"/>
        </w:rPr>
        <w:t xml:space="preserve">Berdasarkan penelitian yang telah dilakukan, </w:t>
      </w:r>
      <w:r w:rsidR="00245FB5">
        <w:rPr>
          <w:rFonts w:ascii="Garamond" w:hAnsi="Garamond"/>
        </w:rPr>
        <w:t>ditemukan adanya lonjakan yang cukup signifikan antara komentar positif dengan negatif tentang program makan siang gratis oleh presiden. Hasil ini diharapkan dapat membantu masyarakat awam untuk dapat mengetahui rekam jejak program makan siang gratis.</w:t>
      </w:r>
    </w:p>
    <w:p w14:paraId="57D8F32F" w14:textId="77777777" w:rsidR="00872A61" w:rsidRPr="00EC44A3" w:rsidRDefault="00872A61" w:rsidP="00872A61">
      <w:pPr>
        <w:pStyle w:val="ListParagraph"/>
        <w:ind w:left="360"/>
        <w:jc w:val="both"/>
        <w:rPr>
          <w:rFonts w:ascii="Garamond" w:hAnsi="Garamond"/>
        </w:rPr>
      </w:pPr>
    </w:p>
    <w:p w14:paraId="45F95EAE" w14:textId="6886A9ED" w:rsidR="00E10859" w:rsidRPr="00E10859" w:rsidRDefault="00E10859" w:rsidP="00872A61">
      <w:pPr>
        <w:spacing w:line="240" w:lineRule="auto"/>
        <w:jc w:val="both"/>
        <w:rPr>
          <w:rFonts w:ascii="Times New Roman" w:eastAsia="Times New Roman" w:hAnsi="Times New Roman" w:cs="Times New Roman"/>
          <w:sz w:val="24"/>
          <w:szCs w:val="24"/>
          <w:lang w:val="en-US" w:eastAsia="en-US"/>
        </w:rPr>
      </w:pPr>
      <w:r w:rsidRPr="00E10859">
        <w:rPr>
          <w:rFonts w:ascii="Garamond" w:eastAsia="Times New Roman" w:hAnsi="Garamond" w:cs="Times New Roman"/>
          <w:b/>
          <w:bCs/>
          <w:color w:val="000000"/>
          <w:sz w:val="24"/>
          <w:szCs w:val="24"/>
          <w:lang w:val="en-US" w:eastAsia="en-US"/>
        </w:rPr>
        <w:t xml:space="preserve">DAFTAR PUSTAKA </w:t>
      </w:r>
    </w:p>
    <w:sdt>
      <w:sdtPr>
        <w:rPr>
          <w:rFonts w:ascii="Calibri" w:eastAsiaTheme="minorEastAsia" w:hAnsi="Calibri" w:cs="Arial"/>
          <w:b w:val="0"/>
          <w:bCs w:val="0"/>
          <w:kern w:val="0"/>
          <w:sz w:val="22"/>
          <w:szCs w:val="22"/>
          <w:lang w:val="id-ID" w:eastAsia="ja-JP"/>
        </w:rPr>
        <w:id w:val="-984150093"/>
        <w:docPartObj>
          <w:docPartGallery w:val="Bibliographies"/>
          <w:docPartUnique/>
        </w:docPartObj>
      </w:sdtPr>
      <w:sdtEndPr>
        <w:rPr>
          <w:rFonts w:ascii="Garamond" w:hAnsi="Garamond"/>
        </w:rPr>
      </w:sdtEndPr>
      <w:sdtContent>
        <w:p w14:paraId="5019363E" w14:textId="4A05FFE8" w:rsidR="00BE7080" w:rsidRDefault="00BE7080">
          <w:pPr>
            <w:pStyle w:val="Heading1"/>
          </w:pPr>
        </w:p>
        <w:p w14:paraId="0BCDC862" w14:textId="77777777" w:rsidR="000C6339" w:rsidRPr="007A2C82" w:rsidRDefault="00BE7080" w:rsidP="000C6339">
          <w:pPr>
            <w:pStyle w:val="Bibliography"/>
            <w:ind w:left="720" w:hanging="720"/>
            <w:rPr>
              <w:rFonts w:ascii="Garamond" w:hAnsi="Garamond"/>
              <w:noProof/>
              <w:sz w:val="24"/>
              <w:szCs w:val="24"/>
              <w:lang w:val="en-US"/>
            </w:rPr>
          </w:pPr>
          <w:r w:rsidRPr="007A2C82">
            <w:rPr>
              <w:rFonts w:ascii="Garamond" w:hAnsi="Garamond"/>
            </w:rPr>
            <w:fldChar w:fldCharType="begin"/>
          </w:r>
          <w:r w:rsidRPr="007A2C82">
            <w:rPr>
              <w:rFonts w:ascii="Garamond" w:hAnsi="Garamond"/>
            </w:rPr>
            <w:instrText xml:space="preserve"> BIBLIOGRAPHY </w:instrText>
          </w:r>
          <w:r w:rsidRPr="007A2C82">
            <w:rPr>
              <w:rFonts w:ascii="Garamond" w:hAnsi="Garamond"/>
            </w:rPr>
            <w:fldChar w:fldCharType="separate"/>
          </w:r>
          <w:r w:rsidR="000C6339" w:rsidRPr="007A2C82">
            <w:rPr>
              <w:rFonts w:ascii="Garamond" w:hAnsi="Garamond"/>
              <w:noProof/>
              <w:lang w:val="en-US"/>
            </w:rPr>
            <w:t xml:space="preserve">Liputan6. (2024, 12 5). </w:t>
          </w:r>
          <w:r w:rsidR="000C6339" w:rsidRPr="007A2C82">
            <w:rPr>
              <w:rFonts w:ascii="Garamond" w:hAnsi="Garamond"/>
              <w:i/>
              <w:iCs/>
              <w:noProof/>
              <w:lang w:val="en-US"/>
            </w:rPr>
            <w:t>Cara Cek Penerima Bansos secara Online, Bisa Tanpa Aplikasi</w:t>
          </w:r>
          <w:r w:rsidR="000C6339" w:rsidRPr="007A2C82">
            <w:rPr>
              <w:rFonts w:ascii="Garamond" w:hAnsi="Garamond"/>
              <w:noProof/>
              <w:lang w:val="en-US"/>
            </w:rPr>
            <w:t>. Retrieved from Liputan6.com: https://www.liputan6.com/feeds/read/5771906/cara-cek-penerima-bansos-secara-online-bisa-tanpa-aplikasi?page=7</w:t>
          </w:r>
        </w:p>
        <w:p w14:paraId="708D1B7C" w14:textId="77777777" w:rsidR="000C6339" w:rsidRPr="007A2C82" w:rsidRDefault="000C6339" w:rsidP="000C6339">
          <w:pPr>
            <w:pStyle w:val="Bibliography"/>
            <w:ind w:left="720" w:hanging="720"/>
            <w:rPr>
              <w:rFonts w:ascii="Garamond" w:hAnsi="Garamond"/>
              <w:noProof/>
              <w:lang w:val="en-US"/>
            </w:rPr>
          </w:pPr>
          <w:r w:rsidRPr="007A2C82">
            <w:rPr>
              <w:rFonts w:ascii="Garamond" w:hAnsi="Garamond"/>
              <w:noProof/>
              <w:lang w:val="en-US"/>
            </w:rPr>
            <w:t xml:space="preserve">Dedi Putra, A. R. (2024, 5 3). </w:t>
          </w:r>
          <w:r w:rsidRPr="007A2C82">
            <w:rPr>
              <w:rFonts w:ascii="Garamond" w:hAnsi="Garamond"/>
              <w:i/>
              <w:iCs/>
              <w:noProof/>
              <w:lang w:val="en-US"/>
            </w:rPr>
            <w:t>Perkembangan Media Sosial: Dari Penemuan Hingga Era Modern</w:t>
          </w:r>
          <w:r w:rsidRPr="007A2C82">
            <w:rPr>
              <w:rFonts w:ascii="Garamond" w:hAnsi="Garamond"/>
              <w:noProof/>
              <w:lang w:val="en-US"/>
            </w:rPr>
            <w:t>. Retrieved from rri.co.id: https://rri.co.id/index.php/features/667995/perkembangan-media-sosial-dari-penemuan-hingga-era-modern</w:t>
          </w:r>
        </w:p>
        <w:p w14:paraId="7064539D" w14:textId="77777777" w:rsidR="000C6339" w:rsidRPr="007A2C82" w:rsidRDefault="000C6339" w:rsidP="000D693F">
          <w:pPr>
            <w:pStyle w:val="Bibliography"/>
            <w:spacing w:line="240" w:lineRule="auto"/>
            <w:ind w:left="720" w:hanging="720"/>
            <w:rPr>
              <w:rFonts w:ascii="Garamond" w:hAnsi="Garamond"/>
              <w:noProof/>
              <w:lang w:val="en-US"/>
            </w:rPr>
          </w:pPr>
          <w:r w:rsidRPr="007A2C82">
            <w:rPr>
              <w:rFonts w:ascii="Garamond" w:hAnsi="Garamond"/>
              <w:noProof/>
              <w:lang w:val="en-US"/>
            </w:rPr>
            <w:lastRenderedPageBreak/>
            <w:t xml:space="preserve">Putri Ardelia Maharani, A. R. (2024). KAMPANYE PRABOWO GIBRAN DAN REALISASINYA. </w:t>
          </w:r>
          <w:r w:rsidRPr="007A2C82">
            <w:rPr>
              <w:rFonts w:ascii="Garamond" w:hAnsi="Garamond"/>
              <w:i/>
              <w:iCs/>
              <w:noProof/>
              <w:lang w:val="en-US"/>
            </w:rPr>
            <w:t>Jolasos :Journal Of Law And Social Society</w:t>
          </w:r>
          <w:r w:rsidRPr="007A2C82">
            <w:rPr>
              <w:rFonts w:ascii="Garamond" w:hAnsi="Garamond"/>
              <w:noProof/>
              <w:lang w:val="en-US"/>
            </w:rPr>
            <w:t>, 1.</w:t>
          </w:r>
        </w:p>
        <w:p w14:paraId="53E899B5" w14:textId="77777777" w:rsidR="000C6339" w:rsidRPr="007A2C82" w:rsidRDefault="000C6339" w:rsidP="000C6339">
          <w:pPr>
            <w:pStyle w:val="Bibliography"/>
            <w:ind w:left="720" w:hanging="720"/>
            <w:rPr>
              <w:rFonts w:ascii="Garamond" w:hAnsi="Garamond"/>
              <w:noProof/>
              <w:lang w:val="en-US"/>
            </w:rPr>
          </w:pPr>
          <w:r w:rsidRPr="007A2C82">
            <w:rPr>
              <w:rFonts w:ascii="Garamond" w:hAnsi="Garamond"/>
              <w:noProof/>
              <w:lang w:val="en-US"/>
            </w:rPr>
            <w:t xml:space="preserve">Fanny Ika Septiani, N. R. (2024). Dampak Makan Siang Gratis Pada Kondisi Keuangan Negara Dan Peningkatan Mutu Pendidikan. </w:t>
          </w:r>
          <w:r w:rsidRPr="007A2C82">
            <w:rPr>
              <w:rFonts w:ascii="Garamond" w:hAnsi="Garamond"/>
              <w:i/>
              <w:iCs/>
              <w:noProof/>
              <w:lang w:val="en-US"/>
            </w:rPr>
            <w:t>Jupensal</w:t>
          </w:r>
          <w:r w:rsidRPr="007A2C82">
            <w:rPr>
              <w:rFonts w:ascii="Garamond" w:hAnsi="Garamond"/>
              <w:noProof/>
              <w:lang w:val="en-US"/>
            </w:rPr>
            <w:t>, 191.</w:t>
          </w:r>
        </w:p>
        <w:p w14:paraId="1D5D8F58" w14:textId="77777777" w:rsidR="000C6339" w:rsidRPr="007A2C82" w:rsidRDefault="000C6339" w:rsidP="000C6339">
          <w:pPr>
            <w:pStyle w:val="Bibliography"/>
            <w:ind w:left="720" w:hanging="720"/>
            <w:rPr>
              <w:rFonts w:ascii="Garamond" w:hAnsi="Garamond"/>
              <w:noProof/>
              <w:lang w:val="en-US"/>
            </w:rPr>
          </w:pPr>
          <w:r w:rsidRPr="007A2C82">
            <w:rPr>
              <w:rFonts w:ascii="Garamond" w:hAnsi="Garamond"/>
              <w:noProof/>
              <w:lang w:val="en-US"/>
            </w:rPr>
            <w:t xml:space="preserve">Fivia Eliza, N. G. (2024). Analisis SWOTKebijakan Makan Siang Gratis di Sekolah Menengah Kejuruan. </w:t>
          </w:r>
          <w:r w:rsidRPr="007A2C82">
            <w:rPr>
              <w:rFonts w:ascii="Garamond" w:hAnsi="Garamond"/>
              <w:i/>
              <w:iCs/>
              <w:noProof/>
              <w:lang w:val="en-US"/>
            </w:rPr>
            <w:t>Juwara</w:t>
          </w:r>
          <w:r w:rsidRPr="007A2C82">
            <w:rPr>
              <w:rFonts w:ascii="Garamond" w:hAnsi="Garamond"/>
              <w:noProof/>
              <w:lang w:val="en-US"/>
            </w:rPr>
            <w:t>, 121.</w:t>
          </w:r>
        </w:p>
        <w:p w14:paraId="2950ED99" w14:textId="77777777" w:rsidR="000C6339" w:rsidRPr="007A2C82" w:rsidRDefault="000C6339" w:rsidP="000C6339">
          <w:pPr>
            <w:pStyle w:val="Bibliography"/>
            <w:ind w:left="720" w:hanging="720"/>
            <w:rPr>
              <w:rFonts w:ascii="Garamond" w:hAnsi="Garamond"/>
              <w:noProof/>
              <w:lang w:val="en-US"/>
            </w:rPr>
          </w:pPr>
          <w:r w:rsidRPr="007A2C82">
            <w:rPr>
              <w:rFonts w:ascii="Garamond" w:hAnsi="Garamond"/>
              <w:noProof/>
              <w:lang w:val="en-US"/>
            </w:rPr>
            <w:t xml:space="preserve">Lili Amaliah, M. A. (2022). Pemeriksaan Kesehatan dan Konsultasi Gizi Gratis Kepada Masyarakat Kota Serang. </w:t>
          </w:r>
          <w:r w:rsidRPr="007A2C82">
            <w:rPr>
              <w:rFonts w:ascii="Garamond" w:hAnsi="Garamond"/>
              <w:i/>
              <w:iCs/>
              <w:noProof/>
              <w:lang w:val="en-US"/>
            </w:rPr>
            <w:t>Jurnal Pengabdian dan Pengembangan Masyarakat Indonesia</w:t>
          </w:r>
          <w:r w:rsidRPr="007A2C82">
            <w:rPr>
              <w:rFonts w:ascii="Garamond" w:hAnsi="Garamond"/>
              <w:noProof/>
              <w:lang w:val="en-US"/>
            </w:rPr>
            <w:t>, 145.</w:t>
          </w:r>
        </w:p>
        <w:p w14:paraId="20B7DD20" w14:textId="77777777" w:rsidR="000C6339" w:rsidRPr="007A2C82" w:rsidRDefault="000C6339" w:rsidP="000C6339">
          <w:pPr>
            <w:pStyle w:val="Bibliography"/>
            <w:ind w:left="720" w:hanging="720"/>
            <w:rPr>
              <w:rFonts w:ascii="Garamond" w:hAnsi="Garamond"/>
              <w:noProof/>
              <w:lang w:val="en-US"/>
            </w:rPr>
          </w:pPr>
          <w:r w:rsidRPr="007A2C82">
            <w:rPr>
              <w:rFonts w:ascii="Garamond" w:hAnsi="Garamond"/>
              <w:noProof/>
              <w:lang w:val="en-US"/>
            </w:rPr>
            <w:t xml:space="preserve">Ramadani Saputra, F. N. (2024). Analisis Sentimen Terhadap Program Makan Siang &amp; Susu Gratis Menggunakan Algoritma Naive Bayes. </w:t>
          </w:r>
          <w:r w:rsidRPr="007A2C82">
            <w:rPr>
              <w:rFonts w:ascii="Garamond" w:hAnsi="Garamond"/>
              <w:i/>
              <w:iCs/>
              <w:noProof/>
              <w:lang w:val="en-US"/>
            </w:rPr>
            <w:t>JTeksis</w:t>
          </w:r>
          <w:r w:rsidRPr="007A2C82">
            <w:rPr>
              <w:rFonts w:ascii="Garamond" w:hAnsi="Garamond"/>
              <w:noProof/>
              <w:lang w:val="en-US"/>
            </w:rPr>
            <w:t>, 411.</w:t>
          </w:r>
        </w:p>
        <w:p w14:paraId="48AAE699" w14:textId="77777777" w:rsidR="000C6339" w:rsidRPr="007A2C82" w:rsidRDefault="000C6339" w:rsidP="000C6339">
          <w:pPr>
            <w:pStyle w:val="Bibliography"/>
            <w:ind w:left="720" w:hanging="720"/>
            <w:rPr>
              <w:rFonts w:ascii="Garamond" w:hAnsi="Garamond"/>
              <w:noProof/>
              <w:lang w:val="en-US"/>
            </w:rPr>
          </w:pPr>
          <w:r w:rsidRPr="007A2C82">
            <w:rPr>
              <w:rFonts w:ascii="Garamond" w:hAnsi="Garamond"/>
              <w:noProof/>
              <w:lang w:val="en-US"/>
            </w:rPr>
            <w:t xml:space="preserve">Hasbi, Y. (2024, 11 20). </w:t>
          </w:r>
          <w:r w:rsidRPr="007A2C82">
            <w:rPr>
              <w:rFonts w:ascii="Garamond" w:hAnsi="Garamond"/>
              <w:i/>
              <w:iCs/>
              <w:noProof/>
              <w:lang w:val="en-US"/>
            </w:rPr>
            <w:t>Pilkada dan (Pentingnya) Janji Kampanye</w:t>
          </w:r>
          <w:r w:rsidRPr="007A2C82">
            <w:rPr>
              <w:rFonts w:ascii="Garamond" w:hAnsi="Garamond"/>
              <w:noProof/>
              <w:lang w:val="en-US"/>
            </w:rPr>
            <w:t>. Retrieved from News.detik.com: https://news.detik.com/kolom/d-7647878/pilkada-dan-pentingnya-janji-kampanye</w:t>
          </w:r>
        </w:p>
        <w:p w14:paraId="5F5D4A7B" w14:textId="77777777" w:rsidR="000C6339" w:rsidRPr="007A2C82" w:rsidRDefault="000C6339" w:rsidP="000C6339">
          <w:pPr>
            <w:pStyle w:val="Bibliography"/>
            <w:ind w:left="720" w:hanging="720"/>
            <w:rPr>
              <w:rFonts w:ascii="Garamond" w:hAnsi="Garamond"/>
              <w:noProof/>
              <w:lang w:val="en-US"/>
            </w:rPr>
          </w:pPr>
          <w:r w:rsidRPr="007A2C82">
            <w:rPr>
              <w:rFonts w:ascii="Garamond" w:hAnsi="Garamond"/>
              <w:noProof/>
              <w:lang w:val="en-US"/>
            </w:rPr>
            <w:t xml:space="preserve">Yanuar, Y. (2024, 12 10). </w:t>
          </w:r>
          <w:r w:rsidRPr="007A2C82">
            <w:rPr>
              <w:rFonts w:ascii="Garamond" w:hAnsi="Garamond"/>
              <w:i/>
              <w:iCs/>
              <w:noProof/>
              <w:lang w:val="en-US"/>
            </w:rPr>
            <w:t>Jelang Pelaksanaan Program Makan Bergizi Gratis, Ada Isu Pungutan sampai Susu Diganti Daun Kelor</w:t>
          </w:r>
          <w:r w:rsidRPr="007A2C82">
            <w:rPr>
              <w:rFonts w:ascii="Garamond" w:hAnsi="Garamond"/>
              <w:noProof/>
              <w:lang w:val="en-US"/>
            </w:rPr>
            <w:t>. Retrieved from Tempo.co: https://www.tempo.co/ekonomi/jelang-pelaksanaan-program-makan-bergizi-gratis-ada-isu-pungutan-sampai-susu-diganti-daun-kelor-1186193</w:t>
          </w:r>
        </w:p>
        <w:p w14:paraId="18FF34CA" w14:textId="77777777" w:rsidR="000C6339" w:rsidRPr="007A2C82" w:rsidRDefault="000C6339" w:rsidP="000C6339">
          <w:pPr>
            <w:pStyle w:val="Bibliography"/>
            <w:ind w:left="720" w:hanging="720"/>
            <w:rPr>
              <w:rFonts w:ascii="Garamond" w:hAnsi="Garamond"/>
              <w:noProof/>
              <w:lang w:val="en-US"/>
            </w:rPr>
          </w:pPr>
          <w:r w:rsidRPr="007A2C82">
            <w:rPr>
              <w:rFonts w:ascii="Garamond" w:hAnsi="Garamond"/>
              <w:noProof/>
              <w:lang w:val="en-US"/>
            </w:rPr>
            <w:t xml:space="preserve">Rahmat Utomo, T. M. (2024, 12 19). </w:t>
          </w:r>
          <w:r w:rsidRPr="007A2C82">
            <w:rPr>
              <w:rFonts w:ascii="Garamond" w:hAnsi="Garamond"/>
              <w:i/>
              <w:iCs/>
              <w:noProof/>
              <w:lang w:val="en-US"/>
            </w:rPr>
            <w:t>Uji Coba Makan Gratis di Kota Medan, Bobby: Menunya Pakai Nila Toba</w:t>
          </w:r>
          <w:r w:rsidRPr="007A2C82">
            <w:rPr>
              <w:rFonts w:ascii="Garamond" w:hAnsi="Garamond"/>
              <w:noProof/>
              <w:lang w:val="en-US"/>
            </w:rPr>
            <w:t>. Retrieved from Kompas.com: https://medan.kompas.com/read/2024/12/19/175447978/uji-coba-makan-gratis-di-kota-medan-bobby-menunya-pakai-nila-toba</w:t>
          </w:r>
        </w:p>
        <w:p w14:paraId="1198F6A3" w14:textId="77777777" w:rsidR="000C6339" w:rsidRPr="007A2C82" w:rsidRDefault="000C6339" w:rsidP="000C6339">
          <w:pPr>
            <w:pStyle w:val="Bibliography"/>
            <w:ind w:left="720" w:hanging="720"/>
            <w:rPr>
              <w:rFonts w:ascii="Garamond" w:hAnsi="Garamond"/>
              <w:noProof/>
              <w:lang w:val="en-US"/>
            </w:rPr>
          </w:pPr>
          <w:r w:rsidRPr="007A2C82">
            <w:rPr>
              <w:rFonts w:ascii="Garamond" w:hAnsi="Garamond"/>
              <w:noProof/>
              <w:lang w:val="en-US"/>
            </w:rPr>
            <w:t xml:space="preserve">Markus Yuwono, G. S. (2024, 12 12). </w:t>
          </w:r>
          <w:r w:rsidRPr="007A2C82">
            <w:rPr>
              <w:rFonts w:ascii="Garamond" w:hAnsi="Garamond"/>
              <w:i/>
              <w:iCs/>
              <w:noProof/>
              <w:lang w:val="en-US"/>
            </w:rPr>
            <w:t>Dekan Fakultas Vokasi UNY: Makan Bergizi Gratis Rp 10.000, Pemerintah Harus Rasional Artikel ini telah tayang di Kompas.com dengan judul "Dekan Fakultas Vokasi UNY: Makan Bergizi Gratis Rp 10.000, Pemerintah Harus Rasional"</w:t>
          </w:r>
          <w:r w:rsidRPr="007A2C82">
            <w:rPr>
              <w:rFonts w:ascii="Garamond" w:hAnsi="Garamond"/>
              <w:noProof/>
              <w:lang w:val="en-US"/>
            </w:rPr>
            <w:t>. Retrieved from Kompas.com: https://yogyakarta.kompas.com/read/2024/12/12/164410478/dekan-fakultas-vokasi-uny-makan-bergizi-gratis-rp-10000-pemerintah-harus</w:t>
          </w:r>
        </w:p>
        <w:p w14:paraId="343A891B" w14:textId="77777777" w:rsidR="000C6339" w:rsidRPr="007A2C82" w:rsidRDefault="000C6339" w:rsidP="000C6339">
          <w:pPr>
            <w:pStyle w:val="Bibliography"/>
            <w:ind w:left="720" w:hanging="720"/>
            <w:rPr>
              <w:rFonts w:ascii="Garamond" w:hAnsi="Garamond"/>
              <w:noProof/>
              <w:lang w:val="en-US"/>
            </w:rPr>
          </w:pPr>
          <w:r w:rsidRPr="007A2C82">
            <w:rPr>
              <w:rFonts w:ascii="Garamond" w:hAnsi="Garamond"/>
              <w:noProof/>
              <w:lang w:val="en-US"/>
            </w:rPr>
            <w:t xml:space="preserve">Intan Afrida Rafni, F. J. (2024, 12 2). </w:t>
          </w:r>
          <w:r w:rsidRPr="007A2C82">
            <w:rPr>
              <w:rFonts w:ascii="Garamond" w:hAnsi="Garamond"/>
              <w:i/>
              <w:iCs/>
              <w:noProof/>
              <w:lang w:val="en-US"/>
            </w:rPr>
            <w:t>Kota Tangerang Siap Laksanakan Program Makan Bergizi Gratis, Anggarannya Rp 30 Miliar</w:t>
          </w:r>
          <w:r w:rsidRPr="007A2C82">
            <w:rPr>
              <w:rFonts w:ascii="Garamond" w:hAnsi="Garamond"/>
              <w:noProof/>
              <w:lang w:val="en-US"/>
            </w:rPr>
            <w:t>. Retrieved from Kompas.com: https://megapolitan.kompas.com/read/2024/12/02/17290721/kota-tangerang-siap-laksanakan-program-makan-bergizi-gratis-anggarannya</w:t>
          </w:r>
        </w:p>
        <w:p w14:paraId="44AAABFF" w14:textId="77777777" w:rsidR="000C6339" w:rsidRPr="007A2C82" w:rsidRDefault="000C6339" w:rsidP="000C6339">
          <w:pPr>
            <w:pStyle w:val="Bibliography"/>
            <w:ind w:left="720" w:hanging="720"/>
            <w:rPr>
              <w:rFonts w:ascii="Garamond" w:hAnsi="Garamond"/>
              <w:noProof/>
              <w:lang w:val="en-US"/>
            </w:rPr>
          </w:pPr>
          <w:r w:rsidRPr="007A2C82">
            <w:rPr>
              <w:rFonts w:ascii="Garamond" w:hAnsi="Garamond"/>
              <w:noProof/>
              <w:lang w:val="en-US"/>
            </w:rPr>
            <w:t xml:space="preserve">Sandra Desi Caesaria, M. P. (2024, 12 22). </w:t>
          </w:r>
          <w:r w:rsidRPr="007A2C82">
            <w:rPr>
              <w:rFonts w:ascii="Garamond" w:hAnsi="Garamond"/>
              <w:i/>
              <w:iCs/>
              <w:noProof/>
              <w:lang w:val="en-US"/>
            </w:rPr>
            <w:t>Makan Siang Gratis Dipangkas, Pakar Unair: Bisa Pakai Lele hingga Nila</w:t>
          </w:r>
          <w:r w:rsidRPr="007A2C82">
            <w:rPr>
              <w:rFonts w:ascii="Garamond" w:hAnsi="Garamond"/>
              <w:noProof/>
              <w:lang w:val="en-US"/>
            </w:rPr>
            <w:t>. Retrieved from Kompas.com: https://www.kompas.com/edu/read/2024/12/22/142500771/makan-siang-gratis-dipangkas-pakar-unair--bisa-pakai-lele-hingga-nila</w:t>
          </w:r>
        </w:p>
        <w:p w14:paraId="629531A6" w14:textId="77777777" w:rsidR="000C6339" w:rsidRPr="007A2C82" w:rsidRDefault="000C6339" w:rsidP="000C6339">
          <w:pPr>
            <w:pStyle w:val="Bibliography"/>
            <w:ind w:left="720" w:hanging="720"/>
            <w:rPr>
              <w:rFonts w:ascii="Garamond" w:hAnsi="Garamond"/>
              <w:noProof/>
              <w:lang w:val="en-US"/>
            </w:rPr>
          </w:pPr>
          <w:r w:rsidRPr="007A2C82">
            <w:rPr>
              <w:rFonts w:ascii="Garamond" w:hAnsi="Garamond"/>
              <w:noProof/>
              <w:lang w:val="en-US"/>
            </w:rPr>
            <w:t xml:space="preserve">Adhyasta Dirgantara, I. R. (2024, 12 19). </w:t>
          </w:r>
          <w:r w:rsidRPr="007A2C82">
            <w:rPr>
              <w:rFonts w:ascii="Garamond" w:hAnsi="Garamond"/>
              <w:i/>
              <w:iCs/>
              <w:noProof/>
              <w:lang w:val="en-US"/>
            </w:rPr>
            <w:t>Uji Coba Makan Bergizi Gratis di Bogor Pagi Ini: Menunya Ayam, Cah Brokoli, Pisang, Susu</w:t>
          </w:r>
          <w:r w:rsidRPr="007A2C82">
            <w:rPr>
              <w:rFonts w:ascii="Garamond" w:hAnsi="Garamond"/>
              <w:noProof/>
              <w:lang w:val="en-US"/>
            </w:rPr>
            <w:t>. Retrieved from Kompas.com: https://nasional.kompas.com/read/2024/12/09/08475531/uji-coba-makan-bergizi-gratis-di-bogor-pagi-ini-menunya-ayam-cah-brokoli</w:t>
          </w:r>
        </w:p>
        <w:p w14:paraId="109E893F" w14:textId="77777777" w:rsidR="000C6339" w:rsidRPr="007A2C82" w:rsidRDefault="000C6339" w:rsidP="000C6339">
          <w:pPr>
            <w:pStyle w:val="Bibliography"/>
            <w:ind w:left="720" w:hanging="720"/>
            <w:rPr>
              <w:rFonts w:ascii="Garamond" w:hAnsi="Garamond"/>
              <w:noProof/>
              <w:lang w:val="en-US"/>
            </w:rPr>
          </w:pPr>
          <w:r w:rsidRPr="007A2C82">
            <w:rPr>
              <w:rFonts w:ascii="Garamond" w:hAnsi="Garamond"/>
              <w:noProof/>
              <w:lang w:val="en-US"/>
            </w:rPr>
            <w:t xml:space="preserve">Arnani, M. (2024, 12 6). </w:t>
          </w:r>
          <w:r w:rsidRPr="007A2C82">
            <w:rPr>
              <w:rFonts w:ascii="Garamond" w:hAnsi="Garamond"/>
              <w:i/>
              <w:iCs/>
              <w:noProof/>
              <w:lang w:val="en-US"/>
            </w:rPr>
            <w:t>PINSAR: Program Makan Bergizi Gratis Untungkan Peternak UMKM</w:t>
          </w:r>
          <w:r w:rsidRPr="007A2C82">
            <w:rPr>
              <w:rFonts w:ascii="Garamond" w:hAnsi="Garamond"/>
              <w:noProof/>
              <w:lang w:val="en-US"/>
            </w:rPr>
            <w:t>. Retrieved from Kompas.com: https://money.kompas.com/read/2024/12/06/140845126/pinsar-program-makan-bergizi-gratis-untungkan-peternak-umkm</w:t>
          </w:r>
        </w:p>
        <w:p w14:paraId="2D03E47E" w14:textId="77777777" w:rsidR="000C6339" w:rsidRPr="007A2C82" w:rsidRDefault="000C6339" w:rsidP="000C6339">
          <w:pPr>
            <w:pStyle w:val="Bibliography"/>
            <w:ind w:left="720" w:hanging="720"/>
            <w:rPr>
              <w:rFonts w:ascii="Garamond" w:hAnsi="Garamond"/>
              <w:noProof/>
            </w:rPr>
          </w:pPr>
          <w:r w:rsidRPr="007A2C82">
            <w:rPr>
              <w:rFonts w:ascii="Garamond" w:hAnsi="Garamond"/>
              <w:noProof/>
            </w:rPr>
            <w:t xml:space="preserve">Erwina Rachmi Puspapertiwi, R. S. (2024, 2 19). </w:t>
          </w:r>
          <w:r w:rsidRPr="007A2C82">
            <w:rPr>
              <w:rFonts w:ascii="Garamond" w:hAnsi="Garamond"/>
              <w:i/>
              <w:iCs/>
              <w:noProof/>
            </w:rPr>
            <w:t>Program Makan Siang Gratis Prabowo, Siapa Saja yang Dapat dan dari Mana Uangnya?</w:t>
          </w:r>
          <w:r w:rsidRPr="007A2C82">
            <w:rPr>
              <w:rFonts w:ascii="Garamond" w:hAnsi="Garamond"/>
              <w:noProof/>
            </w:rPr>
            <w:t xml:space="preserve"> Diambil kembali dari Kompas.com: </w:t>
          </w:r>
          <w:r w:rsidRPr="007A2C82">
            <w:rPr>
              <w:rFonts w:ascii="Garamond" w:hAnsi="Garamond"/>
              <w:noProof/>
            </w:rPr>
            <w:lastRenderedPageBreak/>
            <w:t>https://www.kompas.com/tren/read/2024/02/19/203000065/program-makan-siang-gratis-prabowo-siapa-saja-yang-dapat-dan-dari-mana?page=all</w:t>
          </w:r>
        </w:p>
        <w:p w14:paraId="09618EDE" w14:textId="77777777" w:rsidR="000C6339" w:rsidRPr="007A2C82" w:rsidRDefault="000C6339" w:rsidP="000C6339">
          <w:pPr>
            <w:pStyle w:val="Bibliography"/>
            <w:ind w:left="720" w:hanging="720"/>
            <w:rPr>
              <w:rFonts w:ascii="Garamond" w:hAnsi="Garamond"/>
              <w:noProof/>
            </w:rPr>
          </w:pPr>
          <w:r w:rsidRPr="007A2C82">
            <w:rPr>
              <w:rFonts w:ascii="Garamond" w:hAnsi="Garamond"/>
              <w:noProof/>
            </w:rPr>
            <w:t xml:space="preserve">Jeremy Andre Septian, T. F. (2019). Analisis Sentimen Pengguna Twitter Terhadap Polemik Persepakbolaan Indonesia Menggunakan Pembobotan TF-IDF dan K-Nearest Neighbor. </w:t>
          </w:r>
          <w:r w:rsidRPr="007A2C82">
            <w:rPr>
              <w:rFonts w:ascii="Garamond" w:hAnsi="Garamond"/>
              <w:i/>
              <w:iCs/>
              <w:noProof/>
            </w:rPr>
            <w:t>jurnal.istts.ac.id</w:t>
          </w:r>
          <w:r w:rsidRPr="007A2C82">
            <w:rPr>
              <w:rFonts w:ascii="Garamond" w:hAnsi="Garamond"/>
              <w:noProof/>
            </w:rPr>
            <w:t>, 43. Diambil kembali dari jurnal.istts.ac.id.</w:t>
          </w:r>
        </w:p>
        <w:p w14:paraId="7242D491" w14:textId="05E552B0" w:rsidR="00BE7080" w:rsidRPr="007A2C82" w:rsidRDefault="00BE7080" w:rsidP="000C6339">
          <w:pPr>
            <w:rPr>
              <w:rFonts w:ascii="Garamond" w:hAnsi="Garamond"/>
            </w:rPr>
          </w:pPr>
          <w:r w:rsidRPr="007A2C82">
            <w:rPr>
              <w:rFonts w:ascii="Garamond" w:hAnsi="Garamond"/>
              <w:b/>
              <w:bCs/>
            </w:rPr>
            <w:fldChar w:fldCharType="end"/>
          </w:r>
        </w:p>
      </w:sdtContent>
    </w:sdt>
    <w:p w14:paraId="4CC54EEA" w14:textId="0C71A7A9" w:rsidR="001E0B8C" w:rsidRPr="007D2D61" w:rsidRDefault="001E0B8C" w:rsidP="00FE484C">
      <w:pPr>
        <w:rPr>
          <w:rFonts w:ascii="Times New Roman" w:hAnsi="Times New Roman" w:cs="Times New Roman"/>
          <w:sz w:val="24"/>
          <w:lang w:val="en-US"/>
        </w:rPr>
      </w:pPr>
    </w:p>
    <w:sectPr w:rsidR="001E0B8C" w:rsidRPr="007D2D61" w:rsidSect="00FE484C">
      <w:headerReference w:type="default" r:id="rId13"/>
      <w:footerReference w:type="default" r:id="rId14"/>
      <w:pgSz w:w="11907" w:h="16839" w:code="9"/>
      <w:pgMar w:top="1418" w:right="1418" w:bottom="1418" w:left="1418"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51BD7" w14:textId="77777777" w:rsidR="00317697" w:rsidRDefault="00317697" w:rsidP="00750C4F">
      <w:pPr>
        <w:spacing w:line="240" w:lineRule="auto"/>
      </w:pPr>
      <w:r>
        <w:separator/>
      </w:r>
    </w:p>
  </w:endnote>
  <w:endnote w:type="continuationSeparator" w:id="0">
    <w:p w14:paraId="72053773" w14:textId="77777777" w:rsidR="00317697" w:rsidRDefault="00317697" w:rsidP="00750C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2" w:usb2="00000000" w:usb3="00000000" w:csb0="0000009F" w:csb1="00000000"/>
  </w:font>
  <w:font w:name="Lucida Grande">
    <w:altName w:val="Times New Roman"/>
    <w:panose1 w:val="020B0600040502020204"/>
    <w:charset w:val="00"/>
    <w:family w:val="swiss"/>
    <w:pitch w:val="variable"/>
    <w:sig w:usb0="E1000AEF" w:usb1="5000A1FF" w:usb2="00000000" w:usb3="00000000" w:csb0="000001B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10A5B" w14:textId="77777777" w:rsidR="00750C4F" w:rsidRDefault="009B4A72">
    <w:pPr>
      <w:pStyle w:val="Footer"/>
    </w:pPr>
    <w:r>
      <w:rPr>
        <w:noProof/>
        <w:lang w:eastAsia="en-US"/>
      </w:rPr>
      <mc:AlternateContent>
        <mc:Choice Requires="wps">
          <w:drawing>
            <wp:anchor distT="0" distB="0" distL="114300" distR="114300" simplePos="0" relativeHeight="251661824" behindDoc="0" locked="0" layoutInCell="1" allowOverlap="1" wp14:anchorId="433082A4" wp14:editId="37109B5B">
              <wp:simplePos x="0" y="0"/>
              <wp:positionH relativeFrom="column">
                <wp:posOffset>3440430</wp:posOffset>
              </wp:positionH>
              <wp:positionV relativeFrom="paragraph">
                <wp:posOffset>71120</wp:posOffset>
              </wp:positionV>
              <wp:extent cx="3802380" cy="106680"/>
              <wp:effectExtent l="0" t="0" r="26670" b="2667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02380" cy="106680"/>
                      </a:xfrm>
                      <a:prstGeom prst="rect">
                        <a:avLst/>
                      </a:prstGeom>
                      <a:solidFill>
                        <a:srgbClr val="A90000"/>
                      </a:solidFill>
                      <a:ln>
                        <a:solidFill>
                          <a:srgbClr val="A9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57AB7D5" id="Rectangle 4" o:spid="_x0000_s1026" style="position:absolute;margin-left:270.9pt;margin-top:5.6pt;width:299.4pt;height:8.4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" fillcolor="#a90000" strokecolor="#a90000">
              <v:path arrowok="t"/>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13C4A" w14:textId="77777777" w:rsidR="00317697" w:rsidRDefault="00317697" w:rsidP="00750C4F">
      <w:pPr>
        <w:spacing w:line="240" w:lineRule="auto"/>
      </w:pPr>
      <w:r>
        <w:separator/>
      </w:r>
    </w:p>
  </w:footnote>
  <w:footnote w:type="continuationSeparator" w:id="0">
    <w:p w14:paraId="76EDBD03" w14:textId="77777777" w:rsidR="00317697" w:rsidRDefault="00317697" w:rsidP="00750C4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3B153" w14:textId="77777777" w:rsidR="00750C4F" w:rsidRPr="00717887" w:rsidRDefault="009413FC" w:rsidP="00717887">
    <w:pPr>
      <w:pStyle w:val="Header"/>
      <w:tabs>
        <w:tab w:val="clear" w:pos="4320"/>
        <w:tab w:val="clear" w:pos="8640"/>
        <w:tab w:val="right" w:pos="10490"/>
      </w:tabs>
      <w:jc w:val="center"/>
      <w:rPr>
        <w:b/>
      </w:rPr>
    </w:pPr>
    <w:r w:rsidRPr="00717887">
      <w:rPr>
        <w:b/>
      </w:rPr>
      <w:t xml:space="preserve">UJIAN </w:t>
    </w:r>
    <w:r w:rsidR="000C679B">
      <w:rPr>
        <w:b/>
      </w:rPr>
      <w:t>AKHIR</w:t>
    </w:r>
    <w:r w:rsidRPr="00717887">
      <w:rPr>
        <w:b/>
      </w:rPr>
      <w:t xml:space="preserve"> SEMESTER</w:t>
    </w:r>
  </w:p>
  <w:p w14:paraId="13868F80" w14:textId="371430B5" w:rsidR="009413FC" w:rsidRPr="00717887" w:rsidRDefault="00717887" w:rsidP="00717887">
    <w:pPr>
      <w:pStyle w:val="Header"/>
      <w:tabs>
        <w:tab w:val="clear" w:pos="4320"/>
        <w:tab w:val="clear" w:pos="8640"/>
        <w:tab w:val="right" w:pos="10490"/>
      </w:tabs>
      <w:jc w:val="center"/>
      <w:rPr>
        <w:b/>
        <w:lang w:val="id-ID"/>
      </w:rPr>
    </w:pPr>
    <w:r w:rsidRPr="00717887">
      <w:rPr>
        <w:b/>
        <w:noProof/>
        <w:lang w:eastAsia="en-US"/>
      </w:rPr>
      <w:drawing>
        <wp:anchor distT="0" distB="0" distL="114300" distR="114300" simplePos="0" relativeHeight="251673088" behindDoc="1" locked="0" layoutInCell="1" allowOverlap="1" wp14:anchorId="117459F0" wp14:editId="37AB02E3">
          <wp:simplePos x="0" y="0"/>
          <wp:positionH relativeFrom="column">
            <wp:posOffset>-11430</wp:posOffset>
          </wp:positionH>
          <wp:positionV relativeFrom="paragraph">
            <wp:posOffset>20320</wp:posOffset>
          </wp:positionV>
          <wp:extent cx="1302385" cy="1259840"/>
          <wp:effectExtent l="0" t="0" r="0" b="0"/>
          <wp:wrapNone/>
          <wp:docPr id="1394704303" name="Picture 1394704303" descr="F:\logo uisi balanced-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ogo uisi balanced-small.png"/>
                  <pic:cNvPicPr>
                    <a:picLocks noChangeAspect="1" noChangeArrowheads="1"/>
                  </pic:cNvPicPr>
                </pic:nvPicPr>
                <pic:blipFill>
                  <a:blip r:embed="rId1"/>
                  <a:srcRect/>
                  <a:stretch>
                    <a:fillRect/>
                  </a:stretch>
                </pic:blipFill>
                <pic:spPr bwMode="auto">
                  <a:xfrm>
                    <a:off x="0" y="0"/>
                    <a:ext cx="1302385" cy="125984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9413FC" w:rsidRPr="00717887">
      <w:rPr>
        <w:b/>
      </w:rPr>
      <w:t xml:space="preserve">SEMESTER </w:t>
    </w:r>
    <w:r w:rsidR="00BB6831" w:rsidRPr="00717887">
      <w:rPr>
        <w:b/>
      </w:rPr>
      <w:t>G</w:t>
    </w:r>
    <w:r w:rsidR="00B437F8">
      <w:rPr>
        <w:b/>
        <w:lang w:val="id-ID"/>
      </w:rPr>
      <w:t>A</w:t>
    </w:r>
    <w:r w:rsidR="004E1C85">
      <w:rPr>
        <w:b/>
      </w:rPr>
      <w:t>NJIL</w:t>
    </w:r>
    <w:r w:rsidR="00B5513E">
      <w:rPr>
        <w:b/>
      </w:rPr>
      <w:t xml:space="preserve"> TAHUN AKADEMIK 202</w:t>
    </w:r>
    <w:r w:rsidR="004E1C85">
      <w:rPr>
        <w:b/>
      </w:rPr>
      <w:t>4</w:t>
    </w:r>
    <w:r w:rsidR="00E10859">
      <w:rPr>
        <w:b/>
      </w:rPr>
      <w:t>/202</w:t>
    </w:r>
    <w:r w:rsidR="004E1C85">
      <w:rPr>
        <w:b/>
      </w:rPr>
      <w:t>5</w:t>
    </w:r>
  </w:p>
  <w:p w14:paraId="2C3BECE1" w14:textId="77777777" w:rsidR="009413FC" w:rsidRPr="00717887" w:rsidRDefault="009413FC" w:rsidP="00717887">
    <w:pPr>
      <w:pStyle w:val="Header"/>
      <w:tabs>
        <w:tab w:val="clear" w:pos="4320"/>
        <w:tab w:val="clear" w:pos="8640"/>
        <w:tab w:val="center" w:pos="5387"/>
        <w:tab w:val="right" w:pos="9356"/>
      </w:tabs>
      <w:ind w:left="2552"/>
      <w:jc w:val="both"/>
      <w:rPr>
        <w:sz w:val="20"/>
      </w:rPr>
    </w:pPr>
  </w:p>
  <w:p w14:paraId="11FB433E" w14:textId="77777777" w:rsidR="00C32662" w:rsidRPr="00DA347F" w:rsidRDefault="00657F55" w:rsidP="00717887">
    <w:pPr>
      <w:pStyle w:val="Header"/>
      <w:tabs>
        <w:tab w:val="clear" w:pos="4320"/>
        <w:tab w:val="clear" w:pos="8640"/>
      </w:tabs>
      <w:ind w:left="2552"/>
      <w:jc w:val="both"/>
      <w:rPr>
        <w:lang w:val="id-ID"/>
      </w:rPr>
    </w:pPr>
    <w:r>
      <w:t>Mata Kuliah</w:t>
    </w:r>
    <w:r w:rsidR="00373F14">
      <w:rPr>
        <w:lang w:val="id-ID"/>
      </w:rPr>
      <w:tab/>
      <w:t>:</w:t>
    </w:r>
    <w:r w:rsidR="00E1046C">
      <w:rPr>
        <w:lang w:val="id-ID"/>
      </w:rPr>
      <w:t xml:space="preserve"> </w:t>
    </w:r>
    <w:r w:rsidR="00184907" w:rsidRPr="00A51E91">
      <w:t>Bahasa Indonesia</w:t>
    </w:r>
    <w:r w:rsidR="00F22F12">
      <w:rPr>
        <w:lang w:val="id-ID"/>
      </w:rPr>
      <w:t xml:space="preserve"> (</w:t>
    </w:r>
    <w:r w:rsidR="00F22F12" w:rsidRPr="00F22F12">
      <w:rPr>
        <w:lang w:val="id-ID"/>
      </w:rPr>
      <w:t>GS12WS02</w:t>
    </w:r>
    <w:r w:rsidR="00717887" w:rsidRPr="00A51E91">
      <w:rPr>
        <w:lang w:val="id-ID"/>
      </w:rPr>
      <w:t>)</w:t>
    </w:r>
  </w:p>
  <w:p w14:paraId="6F4F4A48" w14:textId="32395F11" w:rsidR="00C32662" w:rsidRPr="00F42B48" w:rsidRDefault="00373F14" w:rsidP="00717887">
    <w:pPr>
      <w:pStyle w:val="Header"/>
      <w:tabs>
        <w:tab w:val="clear" w:pos="4320"/>
        <w:tab w:val="clear" w:pos="8640"/>
        <w:tab w:val="right" w:pos="4253"/>
      </w:tabs>
      <w:ind w:left="2552"/>
      <w:jc w:val="both"/>
    </w:pPr>
    <w:r>
      <w:t>Hari/Tgl</w:t>
    </w:r>
    <w:r w:rsidR="003E209D">
      <w:rPr>
        <w:lang w:val="id-ID"/>
      </w:rPr>
      <w:t xml:space="preserve"> </w:t>
    </w:r>
    <w:r>
      <w:t>Ujian</w:t>
    </w:r>
    <w:r>
      <w:rPr>
        <w:lang w:val="id-ID"/>
      </w:rPr>
      <w:tab/>
    </w:r>
    <w:r>
      <w:rPr>
        <w:lang w:val="id-ID"/>
      </w:rPr>
      <w:tab/>
    </w:r>
    <w:r w:rsidR="00C32662">
      <w:t>:</w:t>
    </w:r>
    <w:r w:rsidR="00E1046C">
      <w:rPr>
        <w:lang w:val="id-ID"/>
      </w:rPr>
      <w:t xml:space="preserve"> </w:t>
    </w:r>
    <w:r w:rsidR="00082666">
      <w:t>Rabu</w:t>
    </w:r>
  </w:p>
  <w:p w14:paraId="4FE1A52A" w14:textId="77777777" w:rsidR="00C32662" w:rsidRPr="00E10859" w:rsidRDefault="00C32662" w:rsidP="00717887">
    <w:pPr>
      <w:pStyle w:val="Header"/>
      <w:tabs>
        <w:tab w:val="clear" w:pos="4320"/>
        <w:tab w:val="clear" w:pos="8640"/>
        <w:tab w:val="right" w:pos="2552"/>
      </w:tabs>
      <w:ind w:left="2552"/>
      <w:jc w:val="both"/>
    </w:pPr>
    <w:r w:rsidRPr="00717887">
      <w:t>Waktu</w:t>
    </w:r>
    <w:r w:rsidR="00373F14" w:rsidRPr="00717887">
      <w:rPr>
        <w:lang w:val="id-ID"/>
      </w:rPr>
      <w:tab/>
    </w:r>
    <w:r w:rsidR="00373F14" w:rsidRPr="00717887">
      <w:rPr>
        <w:lang w:val="id-ID"/>
      </w:rPr>
      <w:tab/>
    </w:r>
    <w:r w:rsidRPr="00A51E91">
      <w:t>:</w:t>
    </w:r>
  </w:p>
  <w:p w14:paraId="1E8A2396" w14:textId="77777777" w:rsidR="00C32662" w:rsidRPr="00A51E91" w:rsidRDefault="00373F14" w:rsidP="00717887">
    <w:pPr>
      <w:pStyle w:val="Header"/>
      <w:tabs>
        <w:tab w:val="clear" w:pos="4320"/>
        <w:tab w:val="clear" w:pos="8640"/>
      </w:tabs>
      <w:ind w:left="1832" w:firstLine="720"/>
      <w:jc w:val="both"/>
    </w:pPr>
    <w:r>
      <w:t>Sifat</w:t>
    </w:r>
    <w:r w:rsidR="003E209D">
      <w:rPr>
        <w:lang w:val="id-ID"/>
      </w:rPr>
      <w:t xml:space="preserve"> </w:t>
    </w:r>
    <w:r>
      <w:t>Ujian</w:t>
    </w:r>
    <w:r>
      <w:rPr>
        <w:lang w:val="id-ID"/>
      </w:rPr>
      <w:tab/>
    </w:r>
    <w:r>
      <w:rPr>
        <w:lang w:val="id-ID"/>
      </w:rPr>
      <w:tab/>
    </w:r>
    <w:r w:rsidR="00C32662">
      <w:t>:</w:t>
    </w:r>
    <w:r w:rsidR="00E1046C">
      <w:rPr>
        <w:lang w:val="id-ID"/>
      </w:rPr>
      <w:t xml:space="preserve"> </w:t>
    </w:r>
    <w:r w:rsidR="00B5513E" w:rsidRPr="00A51E91">
      <w:rPr>
        <w:i/>
      </w:rPr>
      <w:t>open</w:t>
    </w:r>
  </w:p>
  <w:p w14:paraId="3483F77A" w14:textId="5552BEF7" w:rsidR="003E209D" w:rsidRPr="00E10859" w:rsidRDefault="003E209D" w:rsidP="00717887">
    <w:pPr>
      <w:pStyle w:val="Header"/>
      <w:tabs>
        <w:tab w:val="clear" w:pos="8640"/>
        <w:tab w:val="left" w:pos="720"/>
        <w:tab w:val="left" w:pos="1440"/>
        <w:tab w:val="left" w:pos="2160"/>
        <w:tab w:val="left" w:pos="2880"/>
        <w:tab w:val="left" w:pos="3600"/>
        <w:tab w:val="left" w:pos="4320"/>
        <w:tab w:val="left" w:pos="5040"/>
        <w:tab w:val="left" w:pos="5760"/>
        <w:tab w:val="left" w:pos="6480"/>
        <w:tab w:val="left" w:pos="8955"/>
      </w:tabs>
      <w:ind w:left="1832" w:firstLine="720"/>
      <w:jc w:val="both"/>
    </w:pPr>
    <w:r w:rsidRPr="00A51E91">
      <w:rPr>
        <w:lang w:val="id-ID"/>
      </w:rPr>
      <w:t>Departemen</w:t>
    </w:r>
    <w:r w:rsidRPr="00A51E91">
      <w:rPr>
        <w:lang w:val="id-ID"/>
      </w:rPr>
      <w:tab/>
      <w:t xml:space="preserve">: </w:t>
    </w:r>
    <w:r w:rsidR="008A44AD">
      <w:t>TK-1A, IF-7A</w:t>
    </w:r>
  </w:p>
  <w:p w14:paraId="45B9CFD2" w14:textId="77777777" w:rsidR="00556F16" w:rsidRPr="00A51E91" w:rsidRDefault="00C32662" w:rsidP="00717887">
    <w:pPr>
      <w:pStyle w:val="Header"/>
      <w:tabs>
        <w:tab w:val="clear" w:pos="4320"/>
        <w:tab w:val="clear" w:pos="8640"/>
        <w:tab w:val="right" w:pos="2552"/>
      </w:tabs>
      <w:ind w:left="2552"/>
      <w:jc w:val="both"/>
    </w:pPr>
    <w:r w:rsidRPr="00A51E91">
      <w:t>Dosen</w:t>
    </w:r>
    <w:r w:rsidR="00373F14" w:rsidRPr="00A51E91">
      <w:rPr>
        <w:lang w:val="id-ID"/>
      </w:rPr>
      <w:tab/>
    </w:r>
    <w:r w:rsidR="00373F14" w:rsidRPr="00A51E91">
      <w:rPr>
        <w:lang w:val="id-ID"/>
      </w:rPr>
      <w:tab/>
    </w:r>
    <w:r w:rsidRPr="00A51E91">
      <w:t xml:space="preserve">: </w:t>
    </w:r>
    <w:r w:rsidR="00B5513E" w:rsidRPr="00A51E91">
      <w:t>Antok Risaldi, S.Pd., M.Pd.</w:t>
    </w:r>
  </w:p>
  <w:p w14:paraId="04669697" w14:textId="77777777" w:rsidR="00DC65F8" w:rsidRPr="00B5513E" w:rsidRDefault="00717887" w:rsidP="00717887">
    <w:pPr>
      <w:pStyle w:val="Header"/>
      <w:tabs>
        <w:tab w:val="clear" w:pos="4320"/>
        <w:tab w:val="clear" w:pos="8640"/>
        <w:tab w:val="right" w:pos="2552"/>
      </w:tabs>
      <w:ind w:left="2552"/>
      <w:jc w:val="both"/>
      <w:rPr>
        <w:color w:val="FF0000"/>
      </w:rPr>
    </w:pPr>
    <w:r>
      <w:rPr>
        <w:noProof/>
        <w:lang w:eastAsia="en-US"/>
      </w:rPr>
      <mc:AlternateContent>
        <mc:Choice Requires="wps">
          <w:drawing>
            <wp:anchor distT="4294967295" distB="4294967295" distL="114300" distR="114300" simplePos="0" relativeHeight="251650560" behindDoc="0" locked="0" layoutInCell="1" allowOverlap="1" wp14:anchorId="369A88DF" wp14:editId="618194A6">
              <wp:simplePos x="0" y="0"/>
              <wp:positionH relativeFrom="column">
                <wp:posOffset>-781050</wp:posOffset>
              </wp:positionH>
              <wp:positionV relativeFrom="paragraph">
                <wp:posOffset>275590</wp:posOffset>
              </wp:positionV>
              <wp:extent cx="8098155" cy="0"/>
              <wp:effectExtent l="0" t="0" r="55245" b="5715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8155" cy="0"/>
                      </a:xfrm>
                      <a:prstGeom prst="straightConnector1">
                        <a:avLst/>
                      </a:prstGeom>
                      <a:noFill/>
                      <a:ln w="19050">
                        <a:solidFill>
                          <a:srgbClr val="C00000"/>
                        </a:solidFill>
                        <a:round/>
                        <a:headEnd/>
                        <a:tailEnd/>
                      </a:ln>
                      <a:effectLst>
                        <a:outerShdw dist="35921" dir="27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0D457E6" id="_x0000_t32" coordsize="21600,21600" o:spt="32" o:oned="t" path="m,l21600,21600e" filled="f">
              <v:path arrowok="t" fillok="f" o:connecttype="none"/>
              <o:lock v:ext="edit" shapetype="t"/>
            </v:shapetype>
            <v:shape id="AutoShape 5" o:spid="_x0000_s1026" type="#_x0000_t32" style="position:absolute;margin-left:-61.5pt;margin-top:21.7pt;width:637.65pt;height:0;z-index:2516505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" strokecolor="#c00000" strokeweight="1.5pt">
              <v:shadow on="t"/>
            </v:shape>
          </w:pict>
        </mc:Fallback>
      </mc:AlternateContent>
    </w:r>
    <w:r w:rsidR="00B5513E">
      <w:rPr>
        <w:color w:val="FF0000"/>
        <w:lang w:val="id-ID"/>
      </w:rPr>
      <w:tab/>
    </w:r>
    <w:r w:rsidR="00B5513E">
      <w:rPr>
        <w:color w:val="FF0000"/>
        <w:lang w:val="id-ID"/>
      </w:rPr>
      <w:tab/>
    </w:r>
    <w:r w:rsidR="00B5513E">
      <w:rPr>
        <w:color w:val="FF0000"/>
        <w:lang w:val="id-ID"/>
      </w:rPr>
      <w:tab/>
      <w:t xml:space="preserve"> </w:t>
    </w:r>
  </w:p>
  <w:p w14:paraId="6EABD686" w14:textId="77777777" w:rsidR="0041388A" w:rsidRDefault="00DC65F8" w:rsidP="00717887">
    <w:pPr>
      <w:pStyle w:val="Header"/>
      <w:tabs>
        <w:tab w:val="clear" w:pos="4320"/>
        <w:tab w:val="clear" w:pos="8640"/>
        <w:tab w:val="right" w:pos="2552"/>
      </w:tabs>
      <w:ind w:left="2552"/>
      <w:jc w:val="both"/>
    </w:pPr>
    <w:r>
      <w:rPr>
        <w:lang w:val="id-ID"/>
      </w:rPr>
      <w:tab/>
    </w:r>
    <w:r>
      <w:rPr>
        <w:lang w:val="id-ID"/>
      </w:rPr>
      <w:tab/>
    </w:r>
    <w:r>
      <w:rPr>
        <w:lang w:val="id-ID"/>
      </w:rPr>
      <w:tab/>
    </w:r>
    <w:r w:rsidR="00DA347F">
      <w:tab/>
    </w:r>
    <w:r w:rsidR="00DA347F">
      <w:tab/>
    </w:r>
  </w:p>
  <w:p w14:paraId="5151D14F" w14:textId="77777777" w:rsidR="009413FC" w:rsidRDefault="009413FC" w:rsidP="007178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23F3"/>
    <w:multiLevelType w:val="hybridMultilevel"/>
    <w:tmpl w:val="D586F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021963"/>
    <w:multiLevelType w:val="hybridMultilevel"/>
    <w:tmpl w:val="0D886E76"/>
    <w:lvl w:ilvl="0" w:tplc="7F7E8E1A">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 w15:restartNumberingAfterBreak="0">
    <w:nsid w:val="06384C8C"/>
    <w:multiLevelType w:val="multilevel"/>
    <w:tmpl w:val="D3FCE3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6A3ED5"/>
    <w:multiLevelType w:val="hybridMultilevel"/>
    <w:tmpl w:val="5A084A0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B277D5C"/>
    <w:multiLevelType w:val="hybridMultilevel"/>
    <w:tmpl w:val="3F6EDC86"/>
    <w:lvl w:ilvl="0" w:tplc="09A437BA">
      <w:start w:val="1"/>
      <w:numFmt w:val="decimal"/>
      <w:lvlText w:val="%1."/>
      <w:lvlJc w:val="left"/>
      <w:pPr>
        <w:ind w:left="420" w:hanging="360"/>
      </w:pPr>
      <w:rPr>
        <w:rFonts w:hint="default"/>
      </w:rPr>
    </w:lvl>
    <w:lvl w:ilvl="1" w:tplc="04210019" w:tentative="1">
      <w:start w:val="1"/>
      <w:numFmt w:val="lowerLetter"/>
      <w:lvlText w:val="%2."/>
      <w:lvlJc w:val="left"/>
      <w:pPr>
        <w:ind w:left="1140" w:hanging="360"/>
      </w:pPr>
    </w:lvl>
    <w:lvl w:ilvl="2" w:tplc="0421001B" w:tentative="1">
      <w:start w:val="1"/>
      <w:numFmt w:val="lowerRoman"/>
      <w:lvlText w:val="%3."/>
      <w:lvlJc w:val="right"/>
      <w:pPr>
        <w:ind w:left="1860" w:hanging="180"/>
      </w:pPr>
    </w:lvl>
    <w:lvl w:ilvl="3" w:tplc="0421000F" w:tentative="1">
      <w:start w:val="1"/>
      <w:numFmt w:val="decimal"/>
      <w:lvlText w:val="%4."/>
      <w:lvlJc w:val="left"/>
      <w:pPr>
        <w:ind w:left="2580" w:hanging="360"/>
      </w:pPr>
    </w:lvl>
    <w:lvl w:ilvl="4" w:tplc="04210019" w:tentative="1">
      <w:start w:val="1"/>
      <w:numFmt w:val="lowerLetter"/>
      <w:lvlText w:val="%5."/>
      <w:lvlJc w:val="left"/>
      <w:pPr>
        <w:ind w:left="3300" w:hanging="360"/>
      </w:pPr>
    </w:lvl>
    <w:lvl w:ilvl="5" w:tplc="0421001B" w:tentative="1">
      <w:start w:val="1"/>
      <w:numFmt w:val="lowerRoman"/>
      <w:lvlText w:val="%6."/>
      <w:lvlJc w:val="right"/>
      <w:pPr>
        <w:ind w:left="4020" w:hanging="180"/>
      </w:pPr>
    </w:lvl>
    <w:lvl w:ilvl="6" w:tplc="0421000F" w:tentative="1">
      <w:start w:val="1"/>
      <w:numFmt w:val="decimal"/>
      <w:lvlText w:val="%7."/>
      <w:lvlJc w:val="left"/>
      <w:pPr>
        <w:ind w:left="4740" w:hanging="360"/>
      </w:pPr>
    </w:lvl>
    <w:lvl w:ilvl="7" w:tplc="04210019" w:tentative="1">
      <w:start w:val="1"/>
      <w:numFmt w:val="lowerLetter"/>
      <w:lvlText w:val="%8."/>
      <w:lvlJc w:val="left"/>
      <w:pPr>
        <w:ind w:left="5460" w:hanging="360"/>
      </w:pPr>
    </w:lvl>
    <w:lvl w:ilvl="8" w:tplc="0421001B" w:tentative="1">
      <w:start w:val="1"/>
      <w:numFmt w:val="lowerRoman"/>
      <w:lvlText w:val="%9."/>
      <w:lvlJc w:val="right"/>
      <w:pPr>
        <w:ind w:left="6180" w:hanging="180"/>
      </w:pPr>
    </w:lvl>
  </w:abstractNum>
  <w:abstractNum w:abstractNumId="5" w15:restartNumberingAfterBreak="0">
    <w:nsid w:val="0C942A57"/>
    <w:multiLevelType w:val="multilevel"/>
    <w:tmpl w:val="ECDEC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454D4B"/>
    <w:multiLevelType w:val="hybridMultilevel"/>
    <w:tmpl w:val="9112F06C"/>
    <w:lvl w:ilvl="0" w:tplc="BF64D330">
      <w:numFmt w:val="bullet"/>
      <w:lvlText w:val="-"/>
      <w:lvlJc w:val="left"/>
      <w:pPr>
        <w:ind w:left="720" w:hanging="360"/>
      </w:pPr>
      <w:rPr>
        <w:rFonts w:ascii="Calibri" w:eastAsiaTheme="minorEastAsia" w:hAnsi="Calibri"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11772FA2"/>
    <w:multiLevelType w:val="multilevel"/>
    <w:tmpl w:val="22B60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D65EE8"/>
    <w:multiLevelType w:val="hybridMultilevel"/>
    <w:tmpl w:val="78388DB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89B2AE9"/>
    <w:multiLevelType w:val="hybridMultilevel"/>
    <w:tmpl w:val="A81E2BDE"/>
    <w:lvl w:ilvl="0" w:tplc="5F4675C4">
      <w:start w:val="1"/>
      <w:numFmt w:val="decimal"/>
      <w:pStyle w:val="CPTABLE"/>
      <w:lvlText w:val="Tabel %1."/>
      <w:lvlJc w:val="center"/>
      <w:pPr>
        <w:ind w:left="720"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910320A"/>
    <w:multiLevelType w:val="hybridMultilevel"/>
    <w:tmpl w:val="89FAE7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C3422A5"/>
    <w:multiLevelType w:val="hybridMultilevel"/>
    <w:tmpl w:val="91224E2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1D42368B"/>
    <w:multiLevelType w:val="hybridMultilevel"/>
    <w:tmpl w:val="D0EEE17A"/>
    <w:lvl w:ilvl="0" w:tplc="3892AB0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0D17F9"/>
    <w:multiLevelType w:val="hybridMultilevel"/>
    <w:tmpl w:val="602294F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A25170D"/>
    <w:multiLevelType w:val="multilevel"/>
    <w:tmpl w:val="2A52D3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7A2BAB"/>
    <w:multiLevelType w:val="hybridMultilevel"/>
    <w:tmpl w:val="865CE656"/>
    <w:lvl w:ilvl="0" w:tplc="176CDF4C">
      <w:start w:val="1"/>
      <w:numFmt w:val="decimal"/>
      <w:lvlText w:val="%1."/>
      <w:lvlJc w:val="left"/>
      <w:pPr>
        <w:ind w:left="720" w:hanging="360"/>
      </w:pPr>
      <w:rPr>
        <w:rFonts w:hint="default"/>
        <w:sz w:val="24"/>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30D21879"/>
    <w:multiLevelType w:val="hybridMultilevel"/>
    <w:tmpl w:val="41FE134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15:restartNumberingAfterBreak="0">
    <w:nsid w:val="329C4287"/>
    <w:multiLevelType w:val="hybridMultilevel"/>
    <w:tmpl w:val="971CAC7A"/>
    <w:lvl w:ilvl="0" w:tplc="F6244C7C">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8" w15:restartNumberingAfterBreak="0">
    <w:nsid w:val="36AD441E"/>
    <w:multiLevelType w:val="multilevel"/>
    <w:tmpl w:val="0BDA0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CA112E"/>
    <w:multiLevelType w:val="hybridMultilevel"/>
    <w:tmpl w:val="3FA2BA38"/>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0" w15:restartNumberingAfterBreak="0">
    <w:nsid w:val="37DA6D75"/>
    <w:multiLevelType w:val="hybridMultilevel"/>
    <w:tmpl w:val="3A72B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890EAC"/>
    <w:multiLevelType w:val="hybridMultilevel"/>
    <w:tmpl w:val="FF2A9B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836E4C"/>
    <w:multiLevelType w:val="multilevel"/>
    <w:tmpl w:val="313409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717DDF"/>
    <w:multiLevelType w:val="hybridMultilevel"/>
    <w:tmpl w:val="BD0E5F46"/>
    <w:lvl w:ilvl="0" w:tplc="452AAFDA">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4" w15:restartNumberingAfterBreak="0">
    <w:nsid w:val="40D14128"/>
    <w:multiLevelType w:val="multilevel"/>
    <w:tmpl w:val="A0D0D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A875E7"/>
    <w:multiLevelType w:val="hybridMultilevel"/>
    <w:tmpl w:val="3DD2FDD0"/>
    <w:lvl w:ilvl="0" w:tplc="29DA0348">
      <w:start w:val="1"/>
      <w:numFmt w:val="decimal"/>
      <w:lvlText w:val="%1."/>
      <w:lvlJc w:val="left"/>
      <w:pPr>
        <w:ind w:left="1701" w:hanging="360"/>
      </w:pPr>
      <w:rPr>
        <w:rFonts w:hint="default"/>
      </w:rPr>
    </w:lvl>
    <w:lvl w:ilvl="1" w:tplc="04090019" w:tentative="1">
      <w:start w:val="1"/>
      <w:numFmt w:val="lowerLetter"/>
      <w:lvlText w:val="%2."/>
      <w:lvlJc w:val="left"/>
      <w:pPr>
        <w:ind w:left="2421" w:hanging="360"/>
      </w:pPr>
    </w:lvl>
    <w:lvl w:ilvl="2" w:tplc="0409001B" w:tentative="1">
      <w:start w:val="1"/>
      <w:numFmt w:val="lowerRoman"/>
      <w:lvlText w:val="%3."/>
      <w:lvlJc w:val="right"/>
      <w:pPr>
        <w:ind w:left="3141" w:hanging="180"/>
      </w:pPr>
    </w:lvl>
    <w:lvl w:ilvl="3" w:tplc="0409000F" w:tentative="1">
      <w:start w:val="1"/>
      <w:numFmt w:val="decimal"/>
      <w:lvlText w:val="%4."/>
      <w:lvlJc w:val="left"/>
      <w:pPr>
        <w:ind w:left="3861" w:hanging="360"/>
      </w:pPr>
    </w:lvl>
    <w:lvl w:ilvl="4" w:tplc="04090019" w:tentative="1">
      <w:start w:val="1"/>
      <w:numFmt w:val="lowerLetter"/>
      <w:lvlText w:val="%5."/>
      <w:lvlJc w:val="left"/>
      <w:pPr>
        <w:ind w:left="4581" w:hanging="360"/>
      </w:pPr>
    </w:lvl>
    <w:lvl w:ilvl="5" w:tplc="0409001B" w:tentative="1">
      <w:start w:val="1"/>
      <w:numFmt w:val="lowerRoman"/>
      <w:lvlText w:val="%6."/>
      <w:lvlJc w:val="right"/>
      <w:pPr>
        <w:ind w:left="5301" w:hanging="180"/>
      </w:pPr>
    </w:lvl>
    <w:lvl w:ilvl="6" w:tplc="0409000F" w:tentative="1">
      <w:start w:val="1"/>
      <w:numFmt w:val="decimal"/>
      <w:lvlText w:val="%7."/>
      <w:lvlJc w:val="left"/>
      <w:pPr>
        <w:ind w:left="6021" w:hanging="360"/>
      </w:pPr>
    </w:lvl>
    <w:lvl w:ilvl="7" w:tplc="04090019" w:tentative="1">
      <w:start w:val="1"/>
      <w:numFmt w:val="lowerLetter"/>
      <w:lvlText w:val="%8."/>
      <w:lvlJc w:val="left"/>
      <w:pPr>
        <w:ind w:left="6741" w:hanging="360"/>
      </w:pPr>
    </w:lvl>
    <w:lvl w:ilvl="8" w:tplc="0409001B" w:tentative="1">
      <w:start w:val="1"/>
      <w:numFmt w:val="lowerRoman"/>
      <w:lvlText w:val="%9."/>
      <w:lvlJc w:val="right"/>
      <w:pPr>
        <w:ind w:left="7461" w:hanging="180"/>
      </w:pPr>
    </w:lvl>
  </w:abstractNum>
  <w:abstractNum w:abstractNumId="26" w15:restartNumberingAfterBreak="0">
    <w:nsid w:val="43C175E6"/>
    <w:multiLevelType w:val="hybridMultilevel"/>
    <w:tmpl w:val="9D2049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5F5FD8"/>
    <w:multiLevelType w:val="hybridMultilevel"/>
    <w:tmpl w:val="7BE0DA0E"/>
    <w:lvl w:ilvl="0" w:tplc="04210019">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8" w15:restartNumberingAfterBreak="0">
    <w:nsid w:val="46D174B5"/>
    <w:multiLevelType w:val="hybridMultilevel"/>
    <w:tmpl w:val="82E4DC4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096472"/>
    <w:multiLevelType w:val="hybridMultilevel"/>
    <w:tmpl w:val="5A084A0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473334DD"/>
    <w:multiLevelType w:val="multilevel"/>
    <w:tmpl w:val="8812A4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74C034B"/>
    <w:multiLevelType w:val="hybridMultilevel"/>
    <w:tmpl w:val="8B42CC4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4FCD1F73"/>
    <w:multiLevelType w:val="hybridMultilevel"/>
    <w:tmpl w:val="664A8314"/>
    <w:lvl w:ilvl="0" w:tplc="0409000F">
      <w:start w:val="1"/>
      <w:numFmt w:val="decimal"/>
      <w:lvlText w:val="%1."/>
      <w:lvlJc w:val="left"/>
      <w:pPr>
        <w:ind w:left="1230" w:hanging="360"/>
      </w:pPr>
    </w:lvl>
    <w:lvl w:ilvl="1" w:tplc="04210019" w:tentative="1">
      <w:start w:val="1"/>
      <w:numFmt w:val="lowerLetter"/>
      <w:lvlText w:val="%2."/>
      <w:lvlJc w:val="left"/>
      <w:pPr>
        <w:ind w:left="1950" w:hanging="360"/>
      </w:pPr>
    </w:lvl>
    <w:lvl w:ilvl="2" w:tplc="0421001B" w:tentative="1">
      <w:start w:val="1"/>
      <w:numFmt w:val="lowerRoman"/>
      <w:lvlText w:val="%3."/>
      <w:lvlJc w:val="right"/>
      <w:pPr>
        <w:ind w:left="2670" w:hanging="180"/>
      </w:pPr>
    </w:lvl>
    <w:lvl w:ilvl="3" w:tplc="0421000F" w:tentative="1">
      <w:start w:val="1"/>
      <w:numFmt w:val="decimal"/>
      <w:lvlText w:val="%4."/>
      <w:lvlJc w:val="left"/>
      <w:pPr>
        <w:ind w:left="3390" w:hanging="360"/>
      </w:pPr>
    </w:lvl>
    <w:lvl w:ilvl="4" w:tplc="04210019" w:tentative="1">
      <w:start w:val="1"/>
      <w:numFmt w:val="lowerLetter"/>
      <w:lvlText w:val="%5."/>
      <w:lvlJc w:val="left"/>
      <w:pPr>
        <w:ind w:left="4110" w:hanging="360"/>
      </w:pPr>
    </w:lvl>
    <w:lvl w:ilvl="5" w:tplc="0421001B" w:tentative="1">
      <w:start w:val="1"/>
      <w:numFmt w:val="lowerRoman"/>
      <w:lvlText w:val="%6."/>
      <w:lvlJc w:val="right"/>
      <w:pPr>
        <w:ind w:left="4830" w:hanging="180"/>
      </w:pPr>
    </w:lvl>
    <w:lvl w:ilvl="6" w:tplc="0421000F" w:tentative="1">
      <w:start w:val="1"/>
      <w:numFmt w:val="decimal"/>
      <w:lvlText w:val="%7."/>
      <w:lvlJc w:val="left"/>
      <w:pPr>
        <w:ind w:left="5550" w:hanging="360"/>
      </w:pPr>
    </w:lvl>
    <w:lvl w:ilvl="7" w:tplc="04210019" w:tentative="1">
      <w:start w:val="1"/>
      <w:numFmt w:val="lowerLetter"/>
      <w:lvlText w:val="%8."/>
      <w:lvlJc w:val="left"/>
      <w:pPr>
        <w:ind w:left="6270" w:hanging="360"/>
      </w:pPr>
    </w:lvl>
    <w:lvl w:ilvl="8" w:tplc="0421001B" w:tentative="1">
      <w:start w:val="1"/>
      <w:numFmt w:val="lowerRoman"/>
      <w:lvlText w:val="%9."/>
      <w:lvlJc w:val="right"/>
      <w:pPr>
        <w:ind w:left="6990" w:hanging="180"/>
      </w:pPr>
    </w:lvl>
  </w:abstractNum>
  <w:abstractNum w:abstractNumId="33" w15:restartNumberingAfterBreak="0">
    <w:nsid w:val="56930E12"/>
    <w:multiLevelType w:val="hybridMultilevel"/>
    <w:tmpl w:val="8016321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61B65D4A"/>
    <w:multiLevelType w:val="hybridMultilevel"/>
    <w:tmpl w:val="2CA8B0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B505E7"/>
    <w:multiLevelType w:val="hybridMultilevel"/>
    <w:tmpl w:val="8F8C5D46"/>
    <w:lvl w:ilvl="0" w:tplc="D5B03B7C">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6" w15:restartNumberingAfterBreak="0">
    <w:nsid w:val="6952357F"/>
    <w:multiLevelType w:val="hybridMultilevel"/>
    <w:tmpl w:val="BE8CBA76"/>
    <w:lvl w:ilvl="0" w:tplc="FB266D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9F7670C"/>
    <w:multiLevelType w:val="hybridMultilevel"/>
    <w:tmpl w:val="DE1EA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FF3297"/>
    <w:multiLevelType w:val="hybridMultilevel"/>
    <w:tmpl w:val="21B801AC"/>
    <w:lvl w:ilvl="0" w:tplc="7C4A8154">
      <w:start w:val="1"/>
      <w:numFmt w:val="decimal"/>
      <w:lvlText w:val="3.%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A50BC8"/>
    <w:multiLevelType w:val="hybridMultilevel"/>
    <w:tmpl w:val="F5788A6C"/>
    <w:lvl w:ilvl="0" w:tplc="E68ADFE6">
      <w:start w:val="1"/>
      <w:numFmt w:val="lowerLetter"/>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40" w15:restartNumberingAfterBreak="0">
    <w:nsid w:val="75B85C20"/>
    <w:multiLevelType w:val="hybridMultilevel"/>
    <w:tmpl w:val="F63C0E1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1" w15:restartNumberingAfterBreak="0">
    <w:nsid w:val="77C7583D"/>
    <w:multiLevelType w:val="hybridMultilevel"/>
    <w:tmpl w:val="95A8F36C"/>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7EFA1239"/>
    <w:multiLevelType w:val="hybridMultilevel"/>
    <w:tmpl w:val="6054E2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652968">
    <w:abstractNumId w:val="25"/>
  </w:num>
  <w:num w:numId="2" w16cid:durableId="1368870979">
    <w:abstractNumId w:val="34"/>
  </w:num>
  <w:num w:numId="3" w16cid:durableId="1217623856">
    <w:abstractNumId w:val="13"/>
  </w:num>
  <w:num w:numId="4" w16cid:durableId="1014266940">
    <w:abstractNumId w:val="40"/>
  </w:num>
  <w:num w:numId="5" w16cid:durableId="1657880887">
    <w:abstractNumId w:val="29"/>
  </w:num>
  <w:num w:numId="6" w16cid:durableId="1007829932">
    <w:abstractNumId w:val="3"/>
  </w:num>
  <w:num w:numId="7" w16cid:durableId="1456290384">
    <w:abstractNumId w:val="23"/>
  </w:num>
  <w:num w:numId="8" w16cid:durableId="1679574176">
    <w:abstractNumId w:val="1"/>
  </w:num>
  <w:num w:numId="9" w16cid:durableId="1748186528">
    <w:abstractNumId w:val="27"/>
  </w:num>
  <w:num w:numId="10" w16cid:durableId="2008440663">
    <w:abstractNumId w:val="8"/>
  </w:num>
  <w:num w:numId="11" w16cid:durableId="1686858114">
    <w:abstractNumId w:val="28"/>
  </w:num>
  <w:num w:numId="12" w16cid:durableId="1330332715">
    <w:abstractNumId w:val="11"/>
  </w:num>
  <w:num w:numId="13" w16cid:durableId="1823110470">
    <w:abstractNumId w:val="16"/>
  </w:num>
  <w:num w:numId="14" w16cid:durableId="19016963">
    <w:abstractNumId w:val="41"/>
  </w:num>
  <w:num w:numId="15" w16cid:durableId="98612976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8645714">
    <w:abstractNumId w:val="33"/>
  </w:num>
  <w:num w:numId="17" w16cid:durableId="381368536">
    <w:abstractNumId w:val="10"/>
  </w:num>
  <w:num w:numId="18" w16cid:durableId="491289531">
    <w:abstractNumId w:val="39"/>
  </w:num>
  <w:num w:numId="19" w16cid:durableId="157355731">
    <w:abstractNumId w:val="4"/>
  </w:num>
  <w:num w:numId="20" w16cid:durableId="977221993">
    <w:abstractNumId w:val="15"/>
  </w:num>
  <w:num w:numId="21" w16cid:durableId="162791616">
    <w:abstractNumId w:val="35"/>
  </w:num>
  <w:num w:numId="22" w16cid:durableId="378668363">
    <w:abstractNumId w:val="6"/>
  </w:num>
  <w:num w:numId="23" w16cid:durableId="1917351120">
    <w:abstractNumId w:val="9"/>
  </w:num>
  <w:num w:numId="24" w16cid:durableId="969550633">
    <w:abstractNumId w:val="32"/>
  </w:num>
  <w:num w:numId="25" w16cid:durableId="84150999">
    <w:abstractNumId w:val="17"/>
  </w:num>
  <w:num w:numId="26" w16cid:durableId="310865135">
    <w:abstractNumId w:val="31"/>
  </w:num>
  <w:num w:numId="27" w16cid:durableId="308366676">
    <w:abstractNumId w:val="37"/>
  </w:num>
  <w:num w:numId="28" w16cid:durableId="242881099">
    <w:abstractNumId w:val="20"/>
  </w:num>
  <w:num w:numId="29" w16cid:durableId="968169699">
    <w:abstractNumId w:val="5"/>
  </w:num>
  <w:num w:numId="30" w16cid:durableId="2042585402">
    <w:abstractNumId w:val="24"/>
  </w:num>
  <w:num w:numId="31" w16cid:durableId="493449948">
    <w:abstractNumId w:val="18"/>
  </w:num>
  <w:num w:numId="32" w16cid:durableId="1260485603">
    <w:abstractNumId w:val="21"/>
  </w:num>
  <w:num w:numId="33" w16cid:durableId="1316102993">
    <w:abstractNumId w:val="7"/>
  </w:num>
  <w:num w:numId="34" w16cid:durableId="819423770">
    <w:abstractNumId w:val="2"/>
    <w:lvlOverride w:ilvl="0">
      <w:lvl w:ilvl="0">
        <w:numFmt w:val="decimal"/>
        <w:lvlText w:val="%1."/>
        <w:lvlJc w:val="left"/>
      </w:lvl>
    </w:lvlOverride>
  </w:num>
  <w:num w:numId="35" w16cid:durableId="109474219">
    <w:abstractNumId w:val="22"/>
    <w:lvlOverride w:ilvl="0">
      <w:lvl w:ilvl="0">
        <w:numFmt w:val="decimal"/>
        <w:lvlText w:val="%1."/>
        <w:lvlJc w:val="left"/>
      </w:lvl>
    </w:lvlOverride>
  </w:num>
  <w:num w:numId="36" w16cid:durableId="1907447419">
    <w:abstractNumId w:val="14"/>
    <w:lvlOverride w:ilvl="0">
      <w:lvl w:ilvl="0">
        <w:numFmt w:val="decimal"/>
        <w:lvlText w:val="%1."/>
        <w:lvlJc w:val="left"/>
      </w:lvl>
    </w:lvlOverride>
  </w:num>
  <w:num w:numId="37" w16cid:durableId="818811615">
    <w:abstractNumId w:val="30"/>
    <w:lvlOverride w:ilvl="0">
      <w:lvl w:ilvl="0">
        <w:numFmt w:val="decimal"/>
        <w:lvlText w:val="%1."/>
        <w:lvlJc w:val="left"/>
      </w:lvl>
    </w:lvlOverride>
  </w:num>
  <w:num w:numId="38" w16cid:durableId="1535121499">
    <w:abstractNumId w:val="12"/>
  </w:num>
  <w:num w:numId="39" w16cid:durableId="513959242">
    <w:abstractNumId w:val="38"/>
  </w:num>
  <w:num w:numId="40" w16cid:durableId="1775399661">
    <w:abstractNumId w:val="26"/>
  </w:num>
  <w:num w:numId="41" w16cid:durableId="1834681644">
    <w:abstractNumId w:val="42"/>
  </w:num>
  <w:num w:numId="42" w16cid:durableId="1877814843">
    <w:abstractNumId w:val="36"/>
  </w:num>
  <w:num w:numId="43" w16cid:durableId="88868822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hmad Agustio Fathoni">
    <w15:presenceInfo w15:providerId="AD" w15:userId="S::ahmad.fathoni22@student.uisi.ac.id::ec24eca8-7c15-4049-9040-ebeebd4f56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SystemFonts/>
  <w:proofState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C4F"/>
    <w:rsid w:val="00006398"/>
    <w:rsid w:val="000141EC"/>
    <w:rsid w:val="00015E19"/>
    <w:rsid w:val="000266A6"/>
    <w:rsid w:val="00032A6A"/>
    <w:rsid w:val="00034A4C"/>
    <w:rsid w:val="00046AE7"/>
    <w:rsid w:val="00060E14"/>
    <w:rsid w:val="0006341F"/>
    <w:rsid w:val="00070A8D"/>
    <w:rsid w:val="0007466F"/>
    <w:rsid w:val="00082666"/>
    <w:rsid w:val="00082E8A"/>
    <w:rsid w:val="000840C3"/>
    <w:rsid w:val="000B09C7"/>
    <w:rsid w:val="000B0D16"/>
    <w:rsid w:val="000C50AD"/>
    <w:rsid w:val="000C6339"/>
    <w:rsid w:val="000C679B"/>
    <w:rsid w:val="000D1390"/>
    <w:rsid w:val="000D693F"/>
    <w:rsid w:val="000D7796"/>
    <w:rsid w:val="000E3461"/>
    <w:rsid w:val="000E35BE"/>
    <w:rsid w:val="000E5531"/>
    <w:rsid w:val="000F0E20"/>
    <w:rsid w:val="000F37F5"/>
    <w:rsid w:val="001046DF"/>
    <w:rsid w:val="00132BC8"/>
    <w:rsid w:val="0013546E"/>
    <w:rsid w:val="00137F8F"/>
    <w:rsid w:val="00145AC2"/>
    <w:rsid w:val="0014712E"/>
    <w:rsid w:val="00147B12"/>
    <w:rsid w:val="001538BD"/>
    <w:rsid w:val="00154A10"/>
    <w:rsid w:val="00156BAA"/>
    <w:rsid w:val="001653BF"/>
    <w:rsid w:val="0016645E"/>
    <w:rsid w:val="00172718"/>
    <w:rsid w:val="00172B26"/>
    <w:rsid w:val="00173B1C"/>
    <w:rsid w:val="001804DB"/>
    <w:rsid w:val="00184907"/>
    <w:rsid w:val="00187779"/>
    <w:rsid w:val="00191754"/>
    <w:rsid w:val="001932E0"/>
    <w:rsid w:val="001967F0"/>
    <w:rsid w:val="001A1D51"/>
    <w:rsid w:val="001A2BD0"/>
    <w:rsid w:val="001B588F"/>
    <w:rsid w:val="001C0CD0"/>
    <w:rsid w:val="001C7B7D"/>
    <w:rsid w:val="001E09D9"/>
    <w:rsid w:val="001E0B8C"/>
    <w:rsid w:val="001E1D38"/>
    <w:rsid w:val="001F436D"/>
    <w:rsid w:val="00200698"/>
    <w:rsid w:val="002006B8"/>
    <w:rsid w:val="0021733A"/>
    <w:rsid w:val="00236583"/>
    <w:rsid w:val="00245FB5"/>
    <w:rsid w:val="00247C80"/>
    <w:rsid w:val="00255EB3"/>
    <w:rsid w:val="00256AD0"/>
    <w:rsid w:val="00261ED6"/>
    <w:rsid w:val="00272F24"/>
    <w:rsid w:val="00274184"/>
    <w:rsid w:val="00275862"/>
    <w:rsid w:val="002769E8"/>
    <w:rsid w:val="00285D3F"/>
    <w:rsid w:val="00290586"/>
    <w:rsid w:val="002943BE"/>
    <w:rsid w:val="002B49D8"/>
    <w:rsid w:val="002B5D0F"/>
    <w:rsid w:val="002C10AA"/>
    <w:rsid w:val="002C47CE"/>
    <w:rsid w:val="002D430E"/>
    <w:rsid w:val="002D6D0D"/>
    <w:rsid w:val="002E47EC"/>
    <w:rsid w:val="002F0A26"/>
    <w:rsid w:val="00317697"/>
    <w:rsid w:val="003205D6"/>
    <w:rsid w:val="00323FD5"/>
    <w:rsid w:val="0034042E"/>
    <w:rsid w:val="003563D7"/>
    <w:rsid w:val="00356D7F"/>
    <w:rsid w:val="0036441E"/>
    <w:rsid w:val="00366D4F"/>
    <w:rsid w:val="00373F14"/>
    <w:rsid w:val="00375C28"/>
    <w:rsid w:val="00392FBF"/>
    <w:rsid w:val="00393EDE"/>
    <w:rsid w:val="003A0925"/>
    <w:rsid w:val="003C30EA"/>
    <w:rsid w:val="003D1C9B"/>
    <w:rsid w:val="003D3A78"/>
    <w:rsid w:val="003D5725"/>
    <w:rsid w:val="003E209D"/>
    <w:rsid w:val="003F20FA"/>
    <w:rsid w:val="003F2CBC"/>
    <w:rsid w:val="0040452F"/>
    <w:rsid w:val="0041388A"/>
    <w:rsid w:val="00413D4B"/>
    <w:rsid w:val="00413F54"/>
    <w:rsid w:val="00437917"/>
    <w:rsid w:val="0044113B"/>
    <w:rsid w:val="004545E0"/>
    <w:rsid w:val="0046056E"/>
    <w:rsid w:val="00471B10"/>
    <w:rsid w:val="0047783C"/>
    <w:rsid w:val="004824DB"/>
    <w:rsid w:val="00487E66"/>
    <w:rsid w:val="00495EF0"/>
    <w:rsid w:val="004A0C17"/>
    <w:rsid w:val="004A5883"/>
    <w:rsid w:val="004B02A9"/>
    <w:rsid w:val="004C021E"/>
    <w:rsid w:val="004E1C85"/>
    <w:rsid w:val="004F1170"/>
    <w:rsid w:val="00507794"/>
    <w:rsid w:val="00516C53"/>
    <w:rsid w:val="00517531"/>
    <w:rsid w:val="005208E7"/>
    <w:rsid w:val="00521BBA"/>
    <w:rsid w:val="00536A97"/>
    <w:rsid w:val="00543F9A"/>
    <w:rsid w:val="00552388"/>
    <w:rsid w:val="00556F16"/>
    <w:rsid w:val="005577B8"/>
    <w:rsid w:val="00560CD0"/>
    <w:rsid w:val="005742A6"/>
    <w:rsid w:val="00575C3B"/>
    <w:rsid w:val="005817E8"/>
    <w:rsid w:val="00583FDF"/>
    <w:rsid w:val="00594E93"/>
    <w:rsid w:val="0059557C"/>
    <w:rsid w:val="00595B8B"/>
    <w:rsid w:val="00596947"/>
    <w:rsid w:val="00597B96"/>
    <w:rsid w:val="005A0651"/>
    <w:rsid w:val="005A5B83"/>
    <w:rsid w:val="005B15C1"/>
    <w:rsid w:val="005B5347"/>
    <w:rsid w:val="005C453B"/>
    <w:rsid w:val="005D2319"/>
    <w:rsid w:val="005D72CC"/>
    <w:rsid w:val="005E1255"/>
    <w:rsid w:val="005E3723"/>
    <w:rsid w:val="005F77B3"/>
    <w:rsid w:val="005F7E97"/>
    <w:rsid w:val="00605F7C"/>
    <w:rsid w:val="006316F4"/>
    <w:rsid w:val="006422D6"/>
    <w:rsid w:val="0064696F"/>
    <w:rsid w:val="00657F55"/>
    <w:rsid w:val="00661D69"/>
    <w:rsid w:val="00673501"/>
    <w:rsid w:val="00683D02"/>
    <w:rsid w:val="00690B8D"/>
    <w:rsid w:val="006B1CE6"/>
    <w:rsid w:val="006C43E8"/>
    <w:rsid w:val="006D3E8F"/>
    <w:rsid w:val="006E7417"/>
    <w:rsid w:val="006E75E4"/>
    <w:rsid w:val="006F695B"/>
    <w:rsid w:val="007045CC"/>
    <w:rsid w:val="00710CC5"/>
    <w:rsid w:val="00711084"/>
    <w:rsid w:val="00711FF0"/>
    <w:rsid w:val="00717887"/>
    <w:rsid w:val="00717D96"/>
    <w:rsid w:val="0072301F"/>
    <w:rsid w:val="007330F2"/>
    <w:rsid w:val="00733156"/>
    <w:rsid w:val="00736D40"/>
    <w:rsid w:val="0074053D"/>
    <w:rsid w:val="00743636"/>
    <w:rsid w:val="0074751A"/>
    <w:rsid w:val="00750C4F"/>
    <w:rsid w:val="00751FC2"/>
    <w:rsid w:val="00757D80"/>
    <w:rsid w:val="00762C14"/>
    <w:rsid w:val="00780ACA"/>
    <w:rsid w:val="00784123"/>
    <w:rsid w:val="007A2C82"/>
    <w:rsid w:val="007A4E30"/>
    <w:rsid w:val="007B4E9A"/>
    <w:rsid w:val="007C2892"/>
    <w:rsid w:val="007C5C02"/>
    <w:rsid w:val="007D2D61"/>
    <w:rsid w:val="007E514D"/>
    <w:rsid w:val="007E7EE9"/>
    <w:rsid w:val="007F4E2D"/>
    <w:rsid w:val="00811576"/>
    <w:rsid w:val="008134EB"/>
    <w:rsid w:val="0081538B"/>
    <w:rsid w:val="008246F2"/>
    <w:rsid w:val="00841FAC"/>
    <w:rsid w:val="00842DC8"/>
    <w:rsid w:val="008674C7"/>
    <w:rsid w:val="0087120A"/>
    <w:rsid w:val="00872378"/>
    <w:rsid w:val="00872A61"/>
    <w:rsid w:val="00880182"/>
    <w:rsid w:val="0089020E"/>
    <w:rsid w:val="008969F4"/>
    <w:rsid w:val="008A44AD"/>
    <w:rsid w:val="008A56AC"/>
    <w:rsid w:val="008B7B59"/>
    <w:rsid w:val="008C2326"/>
    <w:rsid w:val="008C2518"/>
    <w:rsid w:val="008C2E5D"/>
    <w:rsid w:val="008C494C"/>
    <w:rsid w:val="008D655D"/>
    <w:rsid w:val="008E28DA"/>
    <w:rsid w:val="008E446D"/>
    <w:rsid w:val="008F5C5B"/>
    <w:rsid w:val="00907A48"/>
    <w:rsid w:val="009127B0"/>
    <w:rsid w:val="00926D9D"/>
    <w:rsid w:val="009402A7"/>
    <w:rsid w:val="009413FC"/>
    <w:rsid w:val="00942B32"/>
    <w:rsid w:val="00956888"/>
    <w:rsid w:val="00962E83"/>
    <w:rsid w:val="00982838"/>
    <w:rsid w:val="0099062B"/>
    <w:rsid w:val="009945F7"/>
    <w:rsid w:val="00995D2D"/>
    <w:rsid w:val="00996049"/>
    <w:rsid w:val="0099741D"/>
    <w:rsid w:val="009A2D7A"/>
    <w:rsid w:val="009A2EA4"/>
    <w:rsid w:val="009A3994"/>
    <w:rsid w:val="009B1B00"/>
    <w:rsid w:val="009B1F26"/>
    <w:rsid w:val="009B350A"/>
    <w:rsid w:val="009B4188"/>
    <w:rsid w:val="009B4A72"/>
    <w:rsid w:val="009D3F08"/>
    <w:rsid w:val="009D54CB"/>
    <w:rsid w:val="009E3E77"/>
    <w:rsid w:val="009E6131"/>
    <w:rsid w:val="009E79EC"/>
    <w:rsid w:val="00A01B1A"/>
    <w:rsid w:val="00A01FC5"/>
    <w:rsid w:val="00A060CF"/>
    <w:rsid w:val="00A06421"/>
    <w:rsid w:val="00A255E7"/>
    <w:rsid w:val="00A2661C"/>
    <w:rsid w:val="00A45A77"/>
    <w:rsid w:val="00A51E91"/>
    <w:rsid w:val="00A61476"/>
    <w:rsid w:val="00A708F7"/>
    <w:rsid w:val="00A769B9"/>
    <w:rsid w:val="00A904E0"/>
    <w:rsid w:val="00A934DB"/>
    <w:rsid w:val="00AA586D"/>
    <w:rsid w:val="00AB1FEC"/>
    <w:rsid w:val="00AD70C7"/>
    <w:rsid w:val="00AE1B5A"/>
    <w:rsid w:val="00AE5CC1"/>
    <w:rsid w:val="00B10FEA"/>
    <w:rsid w:val="00B2605A"/>
    <w:rsid w:val="00B278E2"/>
    <w:rsid w:val="00B35E60"/>
    <w:rsid w:val="00B437F8"/>
    <w:rsid w:val="00B459E2"/>
    <w:rsid w:val="00B51B0D"/>
    <w:rsid w:val="00B5513E"/>
    <w:rsid w:val="00B5588B"/>
    <w:rsid w:val="00B618A9"/>
    <w:rsid w:val="00B854CB"/>
    <w:rsid w:val="00BA49A8"/>
    <w:rsid w:val="00BB6831"/>
    <w:rsid w:val="00BC0A18"/>
    <w:rsid w:val="00BD0C2A"/>
    <w:rsid w:val="00BE7080"/>
    <w:rsid w:val="00C16A95"/>
    <w:rsid w:val="00C31920"/>
    <w:rsid w:val="00C32662"/>
    <w:rsid w:val="00C52BA4"/>
    <w:rsid w:val="00C63572"/>
    <w:rsid w:val="00C75973"/>
    <w:rsid w:val="00C8568B"/>
    <w:rsid w:val="00C869BA"/>
    <w:rsid w:val="00C94630"/>
    <w:rsid w:val="00CA09E2"/>
    <w:rsid w:val="00CC26E9"/>
    <w:rsid w:val="00CD5D40"/>
    <w:rsid w:val="00CE3BAE"/>
    <w:rsid w:val="00D0037C"/>
    <w:rsid w:val="00D03C96"/>
    <w:rsid w:val="00D0614B"/>
    <w:rsid w:val="00D067C3"/>
    <w:rsid w:val="00D36256"/>
    <w:rsid w:val="00D4015C"/>
    <w:rsid w:val="00D51810"/>
    <w:rsid w:val="00D53C2D"/>
    <w:rsid w:val="00D54B4C"/>
    <w:rsid w:val="00D56005"/>
    <w:rsid w:val="00D57B04"/>
    <w:rsid w:val="00D84179"/>
    <w:rsid w:val="00D8560C"/>
    <w:rsid w:val="00D87D5B"/>
    <w:rsid w:val="00DA067B"/>
    <w:rsid w:val="00DA347F"/>
    <w:rsid w:val="00DB5795"/>
    <w:rsid w:val="00DC5574"/>
    <w:rsid w:val="00DC65F8"/>
    <w:rsid w:val="00DE239A"/>
    <w:rsid w:val="00DE5525"/>
    <w:rsid w:val="00E03E59"/>
    <w:rsid w:val="00E06EAE"/>
    <w:rsid w:val="00E1046C"/>
    <w:rsid w:val="00E10859"/>
    <w:rsid w:val="00E234F3"/>
    <w:rsid w:val="00E35955"/>
    <w:rsid w:val="00E35F40"/>
    <w:rsid w:val="00E360D1"/>
    <w:rsid w:val="00E44685"/>
    <w:rsid w:val="00E476DB"/>
    <w:rsid w:val="00E47983"/>
    <w:rsid w:val="00E54C40"/>
    <w:rsid w:val="00E73196"/>
    <w:rsid w:val="00E82621"/>
    <w:rsid w:val="00E86726"/>
    <w:rsid w:val="00E96441"/>
    <w:rsid w:val="00EA4CB9"/>
    <w:rsid w:val="00EA5968"/>
    <w:rsid w:val="00EA7A89"/>
    <w:rsid w:val="00EB12C7"/>
    <w:rsid w:val="00EB3556"/>
    <w:rsid w:val="00EB6223"/>
    <w:rsid w:val="00EC44A3"/>
    <w:rsid w:val="00EE00C2"/>
    <w:rsid w:val="00EF025E"/>
    <w:rsid w:val="00EF2A42"/>
    <w:rsid w:val="00EF760A"/>
    <w:rsid w:val="00F129DD"/>
    <w:rsid w:val="00F16F5B"/>
    <w:rsid w:val="00F22630"/>
    <w:rsid w:val="00F22F12"/>
    <w:rsid w:val="00F230A9"/>
    <w:rsid w:val="00F230DC"/>
    <w:rsid w:val="00F23EAD"/>
    <w:rsid w:val="00F42011"/>
    <w:rsid w:val="00F42B48"/>
    <w:rsid w:val="00F4381C"/>
    <w:rsid w:val="00F46220"/>
    <w:rsid w:val="00F73E21"/>
    <w:rsid w:val="00F74D54"/>
    <w:rsid w:val="00F75A22"/>
    <w:rsid w:val="00F85A8C"/>
    <w:rsid w:val="00F969CC"/>
    <w:rsid w:val="00F970BB"/>
    <w:rsid w:val="00FA08F5"/>
    <w:rsid w:val="00FB368C"/>
    <w:rsid w:val="00FC4390"/>
    <w:rsid w:val="00FC76BD"/>
    <w:rsid w:val="00FD31EA"/>
    <w:rsid w:val="00FD32C6"/>
    <w:rsid w:val="00FD6597"/>
    <w:rsid w:val="00FE364A"/>
    <w:rsid w:val="00FE484C"/>
    <w:rsid w:val="00FE6772"/>
  </w:rsids>
  <m:mathPr>
    <m:mathFont m:val="Cambria Math"/>
    <m:brkBin m:val="before"/>
    <m:brkBinSub m:val="--"/>
    <m:smallFrac/>
    <m:dispDef/>
    <m:lMargin m:val="0"/>
    <m:rMargin m:val="0"/>
    <m:defJc m:val="centerGroup"/>
    <m:wrapRight/>
    <m:intLim m:val="subSup"/>
    <m:naryLim m:val="subSup"/>
  </m:mathPr>
  <w:themeFontLang w:val="id-I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0E667E"/>
  <w15:docId w15:val="{158F6484-8948-4DAF-91EB-33D8B3635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C4F"/>
    <w:pPr>
      <w:spacing w:after="0" w:line="276" w:lineRule="auto"/>
    </w:pPr>
    <w:rPr>
      <w:rFonts w:ascii="Calibri" w:hAnsi="Calibri" w:cs="Arial"/>
      <w:sz w:val="22"/>
      <w:szCs w:val="22"/>
      <w:lang w:val="id-ID"/>
    </w:rPr>
  </w:style>
  <w:style w:type="paragraph" w:styleId="Heading1">
    <w:name w:val="heading 1"/>
    <w:aliases w:val="Judul"/>
    <w:next w:val="Normal"/>
    <w:link w:val="Heading1Char"/>
    <w:autoRedefine/>
    <w:uiPriority w:val="9"/>
    <w:qFormat/>
    <w:rsid w:val="00FE484C"/>
    <w:pPr>
      <w:keepNext/>
      <w:spacing w:after="0"/>
      <w:jc w:val="both"/>
      <w:outlineLvl w:val="0"/>
    </w:pPr>
    <w:rPr>
      <w:rFonts w:ascii="Garamond" w:eastAsia="Times New Roman" w:hAnsi="Garamond" w:cs="Times New Roman"/>
      <w:b/>
      <w:bCs/>
      <w:kern w:val="32"/>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0C4F"/>
    <w:pPr>
      <w:tabs>
        <w:tab w:val="center" w:pos="4320"/>
        <w:tab w:val="right" w:pos="8640"/>
      </w:tabs>
      <w:spacing w:line="240" w:lineRule="auto"/>
    </w:pPr>
    <w:rPr>
      <w:rFonts w:asciiTheme="minorHAnsi" w:hAnsiTheme="minorHAnsi" w:cstheme="minorBidi"/>
      <w:sz w:val="24"/>
      <w:szCs w:val="24"/>
      <w:lang w:val="en-US"/>
    </w:rPr>
  </w:style>
  <w:style w:type="character" w:customStyle="1" w:styleId="HeaderChar">
    <w:name w:val="Header Char"/>
    <w:basedOn w:val="DefaultParagraphFont"/>
    <w:link w:val="Header"/>
    <w:uiPriority w:val="99"/>
    <w:rsid w:val="00750C4F"/>
  </w:style>
  <w:style w:type="paragraph" w:styleId="Footer">
    <w:name w:val="footer"/>
    <w:basedOn w:val="Normal"/>
    <w:link w:val="FooterChar"/>
    <w:uiPriority w:val="99"/>
    <w:unhideWhenUsed/>
    <w:rsid w:val="00750C4F"/>
    <w:pPr>
      <w:tabs>
        <w:tab w:val="center" w:pos="4320"/>
        <w:tab w:val="right" w:pos="8640"/>
      </w:tabs>
      <w:spacing w:line="240" w:lineRule="auto"/>
    </w:pPr>
    <w:rPr>
      <w:rFonts w:asciiTheme="minorHAnsi" w:hAnsiTheme="minorHAnsi" w:cstheme="minorBidi"/>
      <w:sz w:val="24"/>
      <w:szCs w:val="24"/>
      <w:lang w:val="en-US"/>
    </w:rPr>
  </w:style>
  <w:style w:type="character" w:customStyle="1" w:styleId="FooterChar">
    <w:name w:val="Footer Char"/>
    <w:basedOn w:val="DefaultParagraphFont"/>
    <w:link w:val="Footer"/>
    <w:uiPriority w:val="99"/>
    <w:rsid w:val="00750C4F"/>
  </w:style>
  <w:style w:type="paragraph" w:styleId="BalloonText">
    <w:name w:val="Balloon Text"/>
    <w:basedOn w:val="Normal"/>
    <w:link w:val="BalloonTextChar"/>
    <w:uiPriority w:val="99"/>
    <w:semiHidden/>
    <w:unhideWhenUsed/>
    <w:rsid w:val="00750C4F"/>
    <w:pPr>
      <w:spacing w:line="240" w:lineRule="auto"/>
    </w:pPr>
    <w:rPr>
      <w:rFonts w:ascii="Lucida Grande" w:hAnsi="Lucida Grande" w:cs="Lucida Grande"/>
      <w:sz w:val="18"/>
      <w:szCs w:val="18"/>
      <w:lang w:val="en-US"/>
    </w:rPr>
  </w:style>
  <w:style w:type="character" w:customStyle="1" w:styleId="BalloonTextChar">
    <w:name w:val="Balloon Text Char"/>
    <w:basedOn w:val="DefaultParagraphFont"/>
    <w:link w:val="BalloonText"/>
    <w:uiPriority w:val="99"/>
    <w:semiHidden/>
    <w:rsid w:val="00750C4F"/>
    <w:rPr>
      <w:rFonts w:ascii="Lucida Grande" w:hAnsi="Lucida Grande" w:cs="Lucida Grande"/>
      <w:sz w:val="18"/>
      <w:szCs w:val="18"/>
    </w:rPr>
  </w:style>
  <w:style w:type="character" w:styleId="Hyperlink">
    <w:name w:val="Hyperlink"/>
    <w:basedOn w:val="DefaultParagraphFont"/>
    <w:uiPriority w:val="99"/>
    <w:unhideWhenUsed/>
    <w:rsid w:val="00750C4F"/>
    <w:rPr>
      <w:color w:val="0000FF" w:themeColor="hyperlink"/>
      <w:u w:val="single"/>
    </w:rPr>
  </w:style>
  <w:style w:type="paragraph" w:styleId="ListParagraph">
    <w:name w:val="List Paragraph"/>
    <w:basedOn w:val="Normal"/>
    <w:uiPriority w:val="34"/>
    <w:qFormat/>
    <w:rsid w:val="00D4015C"/>
    <w:pPr>
      <w:spacing w:line="240" w:lineRule="auto"/>
      <w:ind w:left="720"/>
      <w:contextualSpacing/>
    </w:pPr>
    <w:rPr>
      <w:rFonts w:ascii="Times New Roman" w:eastAsia="Times New Roman" w:hAnsi="Times New Roman" w:cs="Times New Roman"/>
      <w:sz w:val="24"/>
      <w:szCs w:val="24"/>
      <w:lang w:val="en-US" w:eastAsia="en-US"/>
    </w:rPr>
  </w:style>
  <w:style w:type="table" w:styleId="TableGrid">
    <w:name w:val="Table Grid"/>
    <w:basedOn w:val="TableNormal"/>
    <w:uiPriority w:val="59"/>
    <w:rsid w:val="0040452F"/>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otnoteReference">
    <w:name w:val="footnote reference"/>
    <w:uiPriority w:val="99"/>
    <w:semiHidden/>
    <w:unhideWhenUsed/>
    <w:rsid w:val="00070A8D"/>
    <w:rPr>
      <w:vertAlign w:val="superscript"/>
    </w:rPr>
  </w:style>
  <w:style w:type="character" w:customStyle="1" w:styleId="Heading1Char">
    <w:name w:val="Heading 1 Char"/>
    <w:aliases w:val="Judul Char"/>
    <w:basedOn w:val="DefaultParagraphFont"/>
    <w:link w:val="Heading1"/>
    <w:uiPriority w:val="9"/>
    <w:rsid w:val="00FE484C"/>
    <w:rPr>
      <w:rFonts w:ascii="Garamond" w:eastAsia="Times New Roman" w:hAnsi="Garamond" w:cs="Times New Roman"/>
      <w:b/>
      <w:bCs/>
      <w:kern w:val="32"/>
      <w:sz w:val="28"/>
      <w:szCs w:val="28"/>
      <w:lang w:eastAsia="en-US"/>
    </w:rPr>
  </w:style>
  <w:style w:type="paragraph" w:styleId="Title">
    <w:name w:val="Title"/>
    <w:aliases w:val="Sub Bab,Section"/>
    <w:next w:val="Normal"/>
    <w:link w:val="TitleChar"/>
    <w:autoRedefine/>
    <w:uiPriority w:val="10"/>
    <w:qFormat/>
    <w:rsid w:val="00FE484C"/>
    <w:pPr>
      <w:spacing w:before="120" w:after="0"/>
      <w:jc w:val="both"/>
      <w:outlineLvl w:val="0"/>
    </w:pPr>
    <w:rPr>
      <w:rFonts w:ascii="Times New Roman" w:eastAsia="Times New Roman" w:hAnsi="Times New Roman" w:cs="Times New Roman"/>
      <w:bCs/>
      <w:iCs/>
      <w:kern w:val="28"/>
      <w:lang w:val="id-ID" w:eastAsia="en-US"/>
    </w:rPr>
  </w:style>
  <w:style w:type="character" w:customStyle="1" w:styleId="TitleChar">
    <w:name w:val="Title Char"/>
    <w:aliases w:val="Sub Bab Char,Section Char"/>
    <w:basedOn w:val="DefaultParagraphFont"/>
    <w:link w:val="Title"/>
    <w:uiPriority w:val="10"/>
    <w:rsid w:val="00FE484C"/>
    <w:rPr>
      <w:rFonts w:ascii="Times New Roman" w:eastAsia="Times New Roman" w:hAnsi="Times New Roman" w:cs="Times New Roman"/>
      <w:bCs/>
      <w:iCs/>
      <w:kern w:val="28"/>
      <w:lang w:val="id-ID" w:eastAsia="en-US"/>
    </w:rPr>
  </w:style>
  <w:style w:type="paragraph" w:customStyle="1" w:styleId="IsiArtikel">
    <w:name w:val="Isi Artikel"/>
    <w:basedOn w:val="ListParagraph"/>
    <w:link w:val="IsiArtikelChar"/>
    <w:qFormat/>
    <w:rsid w:val="00FE484C"/>
    <w:pPr>
      <w:spacing w:before="120"/>
      <w:ind w:left="0" w:firstLine="720"/>
      <w:jc w:val="both"/>
    </w:pPr>
    <w:rPr>
      <w:rFonts w:ascii="Century Schoolbook" w:eastAsia="Calibri" w:hAnsi="Century Schoolbook"/>
      <w:sz w:val="22"/>
      <w:szCs w:val="22"/>
    </w:rPr>
  </w:style>
  <w:style w:type="character" w:customStyle="1" w:styleId="IsiArtikelChar">
    <w:name w:val="Isi Artikel Char"/>
    <w:basedOn w:val="DefaultParagraphFont"/>
    <w:link w:val="IsiArtikel"/>
    <w:rsid w:val="00FE484C"/>
    <w:rPr>
      <w:rFonts w:ascii="Century Schoolbook" w:eastAsia="Calibri" w:hAnsi="Century Schoolbook" w:cs="Times New Roman"/>
      <w:sz w:val="22"/>
      <w:szCs w:val="22"/>
      <w:lang w:eastAsia="en-US"/>
    </w:rPr>
  </w:style>
  <w:style w:type="paragraph" w:customStyle="1" w:styleId="Artikelinfo">
    <w:name w:val="Artikel info"/>
    <w:basedOn w:val="Normal"/>
    <w:qFormat/>
    <w:rsid w:val="00FE484C"/>
    <w:pPr>
      <w:spacing w:after="80" w:line="200" w:lineRule="exact"/>
      <w:jc w:val="both"/>
    </w:pPr>
    <w:rPr>
      <w:rFonts w:ascii="Times New Roman" w:eastAsia="Times New Roman" w:hAnsi="Times New Roman" w:cs="Times New Roman"/>
      <w:sz w:val="20"/>
      <w:szCs w:val="20"/>
      <w:lang w:val="en" w:eastAsia="en-US"/>
    </w:rPr>
  </w:style>
  <w:style w:type="paragraph" w:styleId="EndnoteText">
    <w:name w:val="endnote text"/>
    <w:basedOn w:val="Normal"/>
    <w:link w:val="EndnoteTextChar"/>
    <w:uiPriority w:val="99"/>
    <w:semiHidden/>
    <w:rsid w:val="00FE484C"/>
    <w:pPr>
      <w:spacing w:line="240" w:lineRule="auto"/>
    </w:pPr>
    <w:rPr>
      <w:rFonts w:ascii="Times New Roman" w:eastAsia="Times New Roman" w:hAnsi="Times New Roman" w:cs="Times New Roman"/>
      <w:sz w:val="20"/>
      <w:szCs w:val="20"/>
      <w:lang w:val="en-US" w:eastAsia="id-ID"/>
    </w:rPr>
  </w:style>
  <w:style w:type="character" w:customStyle="1" w:styleId="EndnoteTextChar">
    <w:name w:val="Endnote Text Char"/>
    <w:basedOn w:val="DefaultParagraphFont"/>
    <w:link w:val="EndnoteText"/>
    <w:uiPriority w:val="99"/>
    <w:semiHidden/>
    <w:rsid w:val="00FE484C"/>
    <w:rPr>
      <w:rFonts w:ascii="Times New Roman" w:eastAsia="Times New Roman" w:hAnsi="Times New Roman" w:cs="Times New Roman"/>
      <w:sz w:val="20"/>
      <w:szCs w:val="20"/>
      <w:lang w:eastAsia="id-ID"/>
    </w:rPr>
  </w:style>
  <w:style w:type="table" w:customStyle="1" w:styleId="PlainTable21">
    <w:name w:val="Plain Table 21"/>
    <w:basedOn w:val="TableNormal"/>
    <w:uiPriority w:val="42"/>
    <w:rsid w:val="00FE484C"/>
    <w:pPr>
      <w:spacing w:after="0"/>
    </w:pPr>
    <w:rPr>
      <w:rFonts w:eastAsia="Times New Roman" w:cs="Calibri"/>
      <w:sz w:val="22"/>
      <w:szCs w:val="22"/>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rFonts w:cs="Calibri"/>
        <w:b/>
        <w:bCs/>
      </w:rPr>
      <w:tblPr/>
      <w:tcPr>
        <w:tcBorders>
          <w:bottom w:val="single" w:sz="4" w:space="0" w:color="7F7F7F" w:themeColor="text1" w:themeTint="80"/>
        </w:tcBorders>
      </w:tcPr>
    </w:tblStylePr>
    <w:tblStylePr w:type="lastRow">
      <w:rPr>
        <w:rFonts w:cs="Calibri"/>
        <w:b/>
        <w:bCs/>
      </w:rPr>
      <w:tblPr/>
      <w:tcPr>
        <w:tcBorders>
          <w:top w:val="single" w:sz="4" w:space="0" w:color="7F7F7F" w:themeColor="text1" w:themeTint="80"/>
        </w:tcBorders>
      </w:tcPr>
    </w:tblStylePr>
    <w:tblStylePr w:type="firstCol">
      <w:rPr>
        <w:rFonts w:cs="Calibri"/>
        <w:b/>
        <w:bCs/>
      </w:rPr>
    </w:tblStylePr>
    <w:tblStylePr w:type="lastCol">
      <w:rPr>
        <w:rFonts w:cs="Calibri"/>
        <w:b/>
        <w:bCs/>
      </w:rPr>
    </w:tblStylePr>
    <w:tblStylePr w:type="band1Vert">
      <w:rPr>
        <w:rFonts w:cs="Calibri"/>
      </w:rPr>
      <w:tblPr/>
      <w:tcPr>
        <w:tcBorders>
          <w:left w:val="single" w:sz="4" w:space="0" w:color="7F7F7F" w:themeColor="text1" w:themeTint="80"/>
          <w:right w:val="single" w:sz="4" w:space="0" w:color="7F7F7F" w:themeColor="text1" w:themeTint="80"/>
        </w:tcBorders>
      </w:tcPr>
    </w:tblStylePr>
    <w:tblStylePr w:type="band2Vert">
      <w:rPr>
        <w:rFonts w:cs="Calibri"/>
      </w:rPr>
      <w:tblPr/>
      <w:tcPr>
        <w:tcBorders>
          <w:left w:val="single" w:sz="4" w:space="0" w:color="7F7F7F" w:themeColor="text1" w:themeTint="80"/>
          <w:right w:val="single" w:sz="4" w:space="0" w:color="7F7F7F" w:themeColor="text1" w:themeTint="80"/>
        </w:tcBorders>
      </w:tcPr>
    </w:tblStylePr>
    <w:tblStylePr w:type="band1Horz">
      <w:rPr>
        <w:rFonts w:cs="Calibri"/>
      </w:rPr>
      <w:tblPr/>
      <w:tcPr>
        <w:tcBorders>
          <w:top w:val="single" w:sz="4" w:space="0" w:color="7F7F7F" w:themeColor="text1" w:themeTint="80"/>
          <w:bottom w:val="single" w:sz="4" w:space="0" w:color="7F7F7F" w:themeColor="text1" w:themeTint="80"/>
        </w:tcBorders>
      </w:tcPr>
    </w:tblStylePr>
  </w:style>
  <w:style w:type="paragraph" w:customStyle="1" w:styleId="CPTABLE">
    <w:name w:val="CP_TABLE"/>
    <w:basedOn w:val="Normal"/>
    <w:qFormat/>
    <w:rsid w:val="00FE484C"/>
    <w:pPr>
      <w:numPr>
        <w:numId w:val="23"/>
      </w:numPr>
      <w:spacing w:before="240" w:after="120" w:line="240" w:lineRule="auto"/>
      <w:ind w:left="850" w:hanging="493"/>
      <w:contextualSpacing/>
      <w:jc w:val="center"/>
    </w:pPr>
    <w:rPr>
      <w:rFonts w:ascii="Times New Roman" w:eastAsiaTheme="minorHAnsi" w:hAnsi="Times New Roman" w:cs="Calibri"/>
      <w:sz w:val="24"/>
      <w:szCs w:val="24"/>
      <w:lang w:val="en-US" w:eastAsia="en-US"/>
    </w:rPr>
  </w:style>
  <w:style w:type="paragraph" w:styleId="Revision">
    <w:name w:val="Revision"/>
    <w:hidden/>
    <w:uiPriority w:val="99"/>
    <w:semiHidden/>
    <w:rsid w:val="00FE6772"/>
    <w:pPr>
      <w:spacing w:after="0"/>
    </w:pPr>
    <w:rPr>
      <w:rFonts w:ascii="Calibri" w:hAnsi="Calibri" w:cs="Arial"/>
      <w:sz w:val="22"/>
      <w:szCs w:val="22"/>
      <w:lang w:val="id-ID"/>
    </w:rPr>
  </w:style>
  <w:style w:type="character" w:styleId="UnresolvedMention">
    <w:name w:val="Unresolved Mention"/>
    <w:basedOn w:val="DefaultParagraphFont"/>
    <w:uiPriority w:val="99"/>
    <w:semiHidden/>
    <w:unhideWhenUsed/>
    <w:rsid w:val="00575C3B"/>
    <w:rPr>
      <w:color w:val="605E5C"/>
      <w:shd w:val="clear" w:color="auto" w:fill="E1DFDD"/>
    </w:rPr>
  </w:style>
  <w:style w:type="character" w:styleId="FollowedHyperlink">
    <w:name w:val="FollowedHyperlink"/>
    <w:basedOn w:val="DefaultParagraphFont"/>
    <w:uiPriority w:val="99"/>
    <w:semiHidden/>
    <w:unhideWhenUsed/>
    <w:rsid w:val="00575C3B"/>
    <w:rPr>
      <w:color w:val="800080" w:themeColor="followedHyperlink"/>
      <w:u w:val="single"/>
    </w:rPr>
  </w:style>
  <w:style w:type="paragraph" w:styleId="Bibliography">
    <w:name w:val="Bibliography"/>
    <w:basedOn w:val="Normal"/>
    <w:next w:val="Normal"/>
    <w:uiPriority w:val="37"/>
    <w:unhideWhenUsed/>
    <w:rsid w:val="00BE7080"/>
  </w:style>
  <w:style w:type="character" w:styleId="CommentReference">
    <w:name w:val="annotation reference"/>
    <w:basedOn w:val="DefaultParagraphFont"/>
    <w:uiPriority w:val="99"/>
    <w:semiHidden/>
    <w:unhideWhenUsed/>
    <w:rsid w:val="002E47EC"/>
    <w:rPr>
      <w:sz w:val="16"/>
      <w:szCs w:val="16"/>
    </w:rPr>
  </w:style>
  <w:style w:type="paragraph" w:styleId="CommentText">
    <w:name w:val="annotation text"/>
    <w:basedOn w:val="Normal"/>
    <w:link w:val="CommentTextChar"/>
    <w:uiPriority w:val="99"/>
    <w:semiHidden/>
    <w:unhideWhenUsed/>
    <w:rsid w:val="002E47EC"/>
    <w:pPr>
      <w:spacing w:line="240" w:lineRule="auto"/>
    </w:pPr>
    <w:rPr>
      <w:sz w:val="20"/>
      <w:szCs w:val="20"/>
    </w:rPr>
  </w:style>
  <w:style w:type="character" w:customStyle="1" w:styleId="CommentTextChar">
    <w:name w:val="Comment Text Char"/>
    <w:basedOn w:val="DefaultParagraphFont"/>
    <w:link w:val="CommentText"/>
    <w:uiPriority w:val="99"/>
    <w:semiHidden/>
    <w:rsid w:val="002E47EC"/>
    <w:rPr>
      <w:rFonts w:ascii="Calibri" w:hAnsi="Calibri" w:cs="Arial"/>
      <w:sz w:val="20"/>
      <w:szCs w:val="20"/>
      <w:lang w:val="id-ID"/>
    </w:rPr>
  </w:style>
  <w:style w:type="paragraph" w:styleId="CommentSubject">
    <w:name w:val="annotation subject"/>
    <w:basedOn w:val="CommentText"/>
    <w:next w:val="CommentText"/>
    <w:link w:val="CommentSubjectChar"/>
    <w:uiPriority w:val="99"/>
    <w:semiHidden/>
    <w:unhideWhenUsed/>
    <w:rsid w:val="002E47EC"/>
    <w:rPr>
      <w:b/>
      <w:bCs/>
    </w:rPr>
  </w:style>
  <w:style w:type="character" w:customStyle="1" w:styleId="CommentSubjectChar">
    <w:name w:val="Comment Subject Char"/>
    <w:basedOn w:val="CommentTextChar"/>
    <w:link w:val="CommentSubject"/>
    <w:uiPriority w:val="99"/>
    <w:semiHidden/>
    <w:rsid w:val="002E47EC"/>
    <w:rPr>
      <w:rFonts w:ascii="Calibri" w:hAnsi="Calibri" w:cs="Arial"/>
      <w:b/>
      <w:bCs/>
      <w:sz w:val="20"/>
      <w:szCs w:val="20"/>
      <w:lang w:val="id-ID"/>
    </w:rPr>
  </w:style>
  <w:style w:type="character" w:styleId="PlaceholderText">
    <w:name w:val="Placeholder Text"/>
    <w:basedOn w:val="DefaultParagraphFont"/>
    <w:uiPriority w:val="99"/>
    <w:semiHidden/>
    <w:rsid w:val="005208E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7353">
      <w:bodyDiv w:val="1"/>
      <w:marLeft w:val="0"/>
      <w:marRight w:val="0"/>
      <w:marTop w:val="0"/>
      <w:marBottom w:val="0"/>
      <w:divBdr>
        <w:top w:val="none" w:sz="0" w:space="0" w:color="auto"/>
        <w:left w:val="none" w:sz="0" w:space="0" w:color="auto"/>
        <w:bottom w:val="none" w:sz="0" w:space="0" w:color="auto"/>
        <w:right w:val="none" w:sz="0" w:space="0" w:color="auto"/>
      </w:divBdr>
    </w:div>
    <w:div w:id="5643900">
      <w:bodyDiv w:val="1"/>
      <w:marLeft w:val="0"/>
      <w:marRight w:val="0"/>
      <w:marTop w:val="0"/>
      <w:marBottom w:val="0"/>
      <w:divBdr>
        <w:top w:val="none" w:sz="0" w:space="0" w:color="auto"/>
        <w:left w:val="none" w:sz="0" w:space="0" w:color="auto"/>
        <w:bottom w:val="none" w:sz="0" w:space="0" w:color="auto"/>
        <w:right w:val="none" w:sz="0" w:space="0" w:color="auto"/>
      </w:divBdr>
    </w:div>
    <w:div w:id="32930161">
      <w:bodyDiv w:val="1"/>
      <w:marLeft w:val="0"/>
      <w:marRight w:val="0"/>
      <w:marTop w:val="0"/>
      <w:marBottom w:val="0"/>
      <w:divBdr>
        <w:top w:val="none" w:sz="0" w:space="0" w:color="auto"/>
        <w:left w:val="none" w:sz="0" w:space="0" w:color="auto"/>
        <w:bottom w:val="none" w:sz="0" w:space="0" w:color="auto"/>
        <w:right w:val="none" w:sz="0" w:space="0" w:color="auto"/>
      </w:divBdr>
    </w:div>
    <w:div w:id="43335261">
      <w:bodyDiv w:val="1"/>
      <w:marLeft w:val="0"/>
      <w:marRight w:val="0"/>
      <w:marTop w:val="0"/>
      <w:marBottom w:val="0"/>
      <w:divBdr>
        <w:top w:val="none" w:sz="0" w:space="0" w:color="auto"/>
        <w:left w:val="none" w:sz="0" w:space="0" w:color="auto"/>
        <w:bottom w:val="none" w:sz="0" w:space="0" w:color="auto"/>
        <w:right w:val="none" w:sz="0" w:space="0" w:color="auto"/>
      </w:divBdr>
    </w:div>
    <w:div w:id="80445244">
      <w:bodyDiv w:val="1"/>
      <w:marLeft w:val="0"/>
      <w:marRight w:val="0"/>
      <w:marTop w:val="0"/>
      <w:marBottom w:val="0"/>
      <w:divBdr>
        <w:top w:val="none" w:sz="0" w:space="0" w:color="auto"/>
        <w:left w:val="none" w:sz="0" w:space="0" w:color="auto"/>
        <w:bottom w:val="none" w:sz="0" w:space="0" w:color="auto"/>
        <w:right w:val="none" w:sz="0" w:space="0" w:color="auto"/>
      </w:divBdr>
    </w:div>
    <w:div w:id="199324748">
      <w:bodyDiv w:val="1"/>
      <w:marLeft w:val="0"/>
      <w:marRight w:val="0"/>
      <w:marTop w:val="0"/>
      <w:marBottom w:val="0"/>
      <w:divBdr>
        <w:top w:val="none" w:sz="0" w:space="0" w:color="auto"/>
        <w:left w:val="none" w:sz="0" w:space="0" w:color="auto"/>
        <w:bottom w:val="none" w:sz="0" w:space="0" w:color="auto"/>
        <w:right w:val="none" w:sz="0" w:space="0" w:color="auto"/>
      </w:divBdr>
    </w:div>
    <w:div w:id="213926432">
      <w:bodyDiv w:val="1"/>
      <w:marLeft w:val="0"/>
      <w:marRight w:val="0"/>
      <w:marTop w:val="0"/>
      <w:marBottom w:val="0"/>
      <w:divBdr>
        <w:top w:val="none" w:sz="0" w:space="0" w:color="auto"/>
        <w:left w:val="none" w:sz="0" w:space="0" w:color="auto"/>
        <w:bottom w:val="none" w:sz="0" w:space="0" w:color="auto"/>
        <w:right w:val="none" w:sz="0" w:space="0" w:color="auto"/>
      </w:divBdr>
    </w:div>
    <w:div w:id="245265781">
      <w:bodyDiv w:val="1"/>
      <w:marLeft w:val="0"/>
      <w:marRight w:val="0"/>
      <w:marTop w:val="0"/>
      <w:marBottom w:val="0"/>
      <w:divBdr>
        <w:top w:val="none" w:sz="0" w:space="0" w:color="auto"/>
        <w:left w:val="none" w:sz="0" w:space="0" w:color="auto"/>
        <w:bottom w:val="none" w:sz="0" w:space="0" w:color="auto"/>
        <w:right w:val="none" w:sz="0" w:space="0" w:color="auto"/>
      </w:divBdr>
    </w:div>
    <w:div w:id="252400013">
      <w:bodyDiv w:val="1"/>
      <w:marLeft w:val="0"/>
      <w:marRight w:val="0"/>
      <w:marTop w:val="0"/>
      <w:marBottom w:val="0"/>
      <w:divBdr>
        <w:top w:val="none" w:sz="0" w:space="0" w:color="auto"/>
        <w:left w:val="none" w:sz="0" w:space="0" w:color="auto"/>
        <w:bottom w:val="none" w:sz="0" w:space="0" w:color="auto"/>
        <w:right w:val="none" w:sz="0" w:space="0" w:color="auto"/>
      </w:divBdr>
    </w:div>
    <w:div w:id="284964278">
      <w:bodyDiv w:val="1"/>
      <w:marLeft w:val="0"/>
      <w:marRight w:val="0"/>
      <w:marTop w:val="0"/>
      <w:marBottom w:val="0"/>
      <w:divBdr>
        <w:top w:val="none" w:sz="0" w:space="0" w:color="auto"/>
        <w:left w:val="none" w:sz="0" w:space="0" w:color="auto"/>
        <w:bottom w:val="none" w:sz="0" w:space="0" w:color="auto"/>
        <w:right w:val="none" w:sz="0" w:space="0" w:color="auto"/>
      </w:divBdr>
    </w:div>
    <w:div w:id="294334797">
      <w:bodyDiv w:val="1"/>
      <w:marLeft w:val="0"/>
      <w:marRight w:val="0"/>
      <w:marTop w:val="0"/>
      <w:marBottom w:val="0"/>
      <w:divBdr>
        <w:top w:val="none" w:sz="0" w:space="0" w:color="auto"/>
        <w:left w:val="none" w:sz="0" w:space="0" w:color="auto"/>
        <w:bottom w:val="none" w:sz="0" w:space="0" w:color="auto"/>
        <w:right w:val="none" w:sz="0" w:space="0" w:color="auto"/>
      </w:divBdr>
    </w:div>
    <w:div w:id="318769578">
      <w:bodyDiv w:val="1"/>
      <w:marLeft w:val="0"/>
      <w:marRight w:val="0"/>
      <w:marTop w:val="0"/>
      <w:marBottom w:val="0"/>
      <w:divBdr>
        <w:top w:val="none" w:sz="0" w:space="0" w:color="auto"/>
        <w:left w:val="none" w:sz="0" w:space="0" w:color="auto"/>
        <w:bottom w:val="none" w:sz="0" w:space="0" w:color="auto"/>
        <w:right w:val="none" w:sz="0" w:space="0" w:color="auto"/>
      </w:divBdr>
    </w:div>
    <w:div w:id="337007072">
      <w:bodyDiv w:val="1"/>
      <w:marLeft w:val="0"/>
      <w:marRight w:val="0"/>
      <w:marTop w:val="0"/>
      <w:marBottom w:val="0"/>
      <w:divBdr>
        <w:top w:val="none" w:sz="0" w:space="0" w:color="auto"/>
        <w:left w:val="none" w:sz="0" w:space="0" w:color="auto"/>
        <w:bottom w:val="none" w:sz="0" w:space="0" w:color="auto"/>
        <w:right w:val="none" w:sz="0" w:space="0" w:color="auto"/>
      </w:divBdr>
    </w:div>
    <w:div w:id="342973612">
      <w:bodyDiv w:val="1"/>
      <w:marLeft w:val="0"/>
      <w:marRight w:val="0"/>
      <w:marTop w:val="0"/>
      <w:marBottom w:val="0"/>
      <w:divBdr>
        <w:top w:val="none" w:sz="0" w:space="0" w:color="auto"/>
        <w:left w:val="none" w:sz="0" w:space="0" w:color="auto"/>
        <w:bottom w:val="none" w:sz="0" w:space="0" w:color="auto"/>
        <w:right w:val="none" w:sz="0" w:space="0" w:color="auto"/>
      </w:divBdr>
    </w:div>
    <w:div w:id="373314826">
      <w:bodyDiv w:val="1"/>
      <w:marLeft w:val="0"/>
      <w:marRight w:val="0"/>
      <w:marTop w:val="0"/>
      <w:marBottom w:val="0"/>
      <w:divBdr>
        <w:top w:val="none" w:sz="0" w:space="0" w:color="auto"/>
        <w:left w:val="none" w:sz="0" w:space="0" w:color="auto"/>
        <w:bottom w:val="none" w:sz="0" w:space="0" w:color="auto"/>
        <w:right w:val="none" w:sz="0" w:space="0" w:color="auto"/>
      </w:divBdr>
    </w:div>
    <w:div w:id="443036556">
      <w:bodyDiv w:val="1"/>
      <w:marLeft w:val="0"/>
      <w:marRight w:val="0"/>
      <w:marTop w:val="0"/>
      <w:marBottom w:val="0"/>
      <w:divBdr>
        <w:top w:val="none" w:sz="0" w:space="0" w:color="auto"/>
        <w:left w:val="none" w:sz="0" w:space="0" w:color="auto"/>
        <w:bottom w:val="none" w:sz="0" w:space="0" w:color="auto"/>
        <w:right w:val="none" w:sz="0" w:space="0" w:color="auto"/>
      </w:divBdr>
    </w:div>
    <w:div w:id="454831062">
      <w:bodyDiv w:val="1"/>
      <w:marLeft w:val="0"/>
      <w:marRight w:val="0"/>
      <w:marTop w:val="0"/>
      <w:marBottom w:val="0"/>
      <w:divBdr>
        <w:top w:val="none" w:sz="0" w:space="0" w:color="auto"/>
        <w:left w:val="none" w:sz="0" w:space="0" w:color="auto"/>
        <w:bottom w:val="none" w:sz="0" w:space="0" w:color="auto"/>
        <w:right w:val="none" w:sz="0" w:space="0" w:color="auto"/>
      </w:divBdr>
    </w:div>
    <w:div w:id="533270532">
      <w:bodyDiv w:val="1"/>
      <w:marLeft w:val="0"/>
      <w:marRight w:val="0"/>
      <w:marTop w:val="0"/>
      <w:marBottom w:val="0"/>
      <w:divBdr>
        <w:top w:val="none" w:sz="0" w:space="0" w:color="auto"/>
        <w:left w:val="none" w:sz="0" w:space="0" w:color="auto"/>
        <w:bottom w:val="none" w:sz="0" w:space="0" w:color="auto"/>
        <w:right w:val="none" w:sz="0" w:space="0" w:color="auto"/>
      </w:divBdr>
    </w:div>
    <w:div w:id="534318113">
      <w:bodyDiv w:val="1"/>
      <w:marLeft w:val="0"/>
      <w:marRight w:val="0"/>
      <w:marTop w:val="0"/>
      <w:marBottom w:val="0"/>
      <w:divBdr>
        <w:top w:val="none" w:sz="0" w:space="0" w:color="auto"/>
        <w:left w:val="none" w:sz="0" w:space="0" w:color="auto"/>
        <w:bottom w:val="none" w:sz="0" w:space="0" w:color="auto"/>
        <w:right w:val="none" w:sz="0" w:space="0" w:color="auto"/>
      </w:divBdr>
    </w:div>
    <w:div w:id="573855596">
      <w:bodyDiv w:val="1"/>
      <w:marLeft w:val="0"/>
      <w:marRight w:val="0"/>
      <w:marTop w:val="0"/>
      <w:marBottom w:val="0"/>
      <w:divBdr>
        <w:top w:val="none" w:sz="0" w:space="0" w:color="auto"/>
        <w:left w:val="none" w:sz="0" w:space="0" w:color="auto"/>
        <w:bottom w:val="none" w:sz="0" w:space="0" w:color="auto"/>
        <w:right w:val="none" w:sz="0" w:space="0" w:color="auto"/>
      </w:divBdr>
    </w:div>
    <w:div w:id="574635036">
      <w:bodyDiv w:val="1"/>
      <w:marLeft w:val="0"/>
      <w:marRight w:val="0"/>
      <w:marTop w:val="0"/>
      <w:marBottom w:val="0"/>
      <w:divBdr>
        <w:top w:val="none" w:sz="0" w:space="0" w:color="auto"/>
        <w:left w:val="none" w:sz="0" w:space="0" w:color="auto"/>
        <w:bottom w:val="none" w:sz="0" w:space="0" w:color="auto"/>
        <w:right w:val="none" w:sz="0" w:space="0" w:color="auto"/>
      </w:divBdr>
    </w:div>
    <w:div w:id="650059167">
      <w:bodyDiv w:val="1"/>
      <w:marLeft w:val="0"/>
      <w:marRight w:val="0"/>
      <w:marTop w:val="0"/>
      <w:marBottom w:val="0"/>
      <w:divBdr>
        <w:top w:val="none" w:sz="0" w:space="0" w:color="auto"/>
        <w:left w:val="none" w:sz="0" w:space="0" w:color="auto"/>
        <w:bottom w:val="none" w:sz="0" w:space="0" w:color="auto"/>
        <w:right w:val="none" w:sz="0" w:space="0" w:color="auto"/>
      </w:divBdr>
    </w:div>
    <w:div w:id="680545519">
      <w:bodyDiv w:val="1"/>
      <w:marLeft w:val="0"/>
      <w:marRight w:val="0"/>
      <w:marTop w:val="0"/>
      <w:marBottom w:val="0"/>
      <w:divBdr>
        <w:top w:val="none" w:sz="0" w:space="0" w:color="auto"/>
        <w:left w:val="none" w:sz="0" w:space="0" w:color="auto"/>
        <w:bottom w:val="none" w:sz="0" w:space="0" w:color="auto"/>
        <w:right w:val="none" w:sz="0" w:space="0" w:color="auto"/>
      </w:divBdr>
    </w:div>
    <w:div w:id="740836568">
      <w:bodyDiv w:val="1"/>
      <w:marLeft w:val="0"/>
      <w:marRight w:val="0"/>
      <w:marTop w:val="0"/>
      <w:marBottom w:val="0"/>
      <w:divBdr>
        <w:top w:val="none" w:sz="0" w:space="0" w:color="auto"/>
        <w:left w:val="none" w:sz="0" w:space="0" w:color="auto"/>
        <w:bottom w:val="none" w:sz="0" w:space="0" w:color="auto"/>
        <w:right w:val="none" w:sz="0" w:space="0" w:color="auto"/>
      </w:divBdr>
    </w:div>
    <w:div w:id="749235314">
      <w:bodyDiv w:val="1"/>
      <w:marLeft w:val="0"/>
      <w:marRight w:val="0"/>
      <w:marTop w:val="0"/>
      <w:marBottom w:val="0"/>
      <w:divBdr>
        <w:top w:val="none" w:sz="0" w:space="0" w:color="auto"/>
        <w:left w:val="none" w:sz="0" w:space="0" w:color="auto"/>
        <w:bottom w:val="none" w:sz="0" w:space="0" w:color="auto"/>
        <w:right w:val="none" w:sz="0" w:space="0" w:color="auto"/>
      </w:divBdr>
    </w:div>
    <w:div w:id="771510166">
      <w:bodyDiv w:val="1"/>
      <w:marLeft w:val="0"/>
      <w:marRight w:val="0"/>
      <w:marTop w:val="0"/>
      <w:marBottom w:val="0"/>
      <w:divBdr>
        <w:top w:val="none" w:sz="0" w:space="0" w:color="auto"/>
        <w:left w:val="none" w:sz="0" w:space="0" w:color="auto"/>
        <w:bottom w:val="none" w:sz="0" w:space="0" w:color="auto"/>
        <w:right w:val="none" w:sz="0" w:space="0" w:color="auto"/>
      </w:divBdr>
    </w:div>
    <w:div w:id="772020151">
      <w:bodyDiv w:val="1"/>
      <w:marLeft w:val="0"/>
      <w:marRight w:val="0"/>
      <w:marTop w:val="0"/>
      <w:marBottom w:val="0"/>
      <w:divBdr>
        <w:top w:val="none" w:sz="0" w:space="0" w:color="auto"/>
        <w:left w:val="none" w:sz="0" w:space="0" w:color="auto"/>
        <w:bottom w:val="none" w:sz="0" w:space="0" w:color="auto"/>
        <w:right w:val="none" w:sz="0" w:space="0" w:color="auto"/>
      </w:divBdr>
    </w:div>
    <w:div w:id="773597651">
      <w:bodyDiv w:val="1"/>
      <w:marLeft w:val="0"/>
      <w:marRight w:val="0"/>
      <w:marTop w:val="0"/>
      <w:marBottom w:val="0"/>
      <w:divBdr>
        <w:top w:val="none" w:sz="0" w:space="0" w:color="auto"/>
        <w:left w:val="none" w:sz="0" w:space="0" w:color="auto"/>
        <w:bottom w:val="none" w:sz="0" w:space="0" w:color="auto"/>
        <w:right w:val="none" w:sz="0" w:space="0" w:color="auto"/>
      </w:divBdr>
    </w:div>
    <w:div w:id="782653341">
      <w:bodyDiv w:val="1"/>
      <w:marLeft w:val="0"/>
      <w:marRight w:val="0"/>
      <w:marTop w:val="0"/>
      <w:marBottom w:val="0"/>
      <w:divBdr>
        <w:top w:val="none" w:sz="0" w:space="0" w:color="auto"/>
        <w:left w:val="none" w:sz="0" w:space="0" w:color="auto"/>
        <w:bottom w:val="none" w:sz="0" w:space="0" w:color="auto"/>
        <w:right w:val="none" w:sz="0" w:space="0" w:color="auto"/>
      </w:divBdr>
    </w:div>
    <w:div w:id="783572847">
      <w:bodyDiv w:val="1"/>
      <w:marLeft w:val="0"/>
      <w:marRight w:val="0"/>
      <w:marTop w:val="0"/>
      <w:marBottom w:val="0"/>
      <w:divBdr>
        <w:top w:val="none" w:sz="0" w:space="0" w:color="auto"/>
        <w:left w:val="none" w:sz="0" w:space="0" w:color="auto"/>
        <w:bottom w:val="none" w:sz="0" w:space="0" w:color="auto"/>
        <w:right w:val="none" w:sz="0" w:space="0" w:color="auto"/>
      </w:divBdr>
    </w:div>
    <w:div w:id="785001510">
      <w:bodyDiv w:val="1"/>
      <w:marLeft w:val="0"/>
      <w:marRight w:val="0"/>
      <w:marTop w:val="0"/>
      <w:marBottom w:val="0"/>
      <w:divBdr>
        <w:top w:val="none" w:sz="0" w:space="0" w:color="auto"/>
        <w:left w:val="none" w:sz="0" w:space="0" w:color="auto"/>
        <w:bottom w:val="none" w:sz="0" w:space="0" w:color="auto"/>
        <w:right w:val="none" w:sz="0" w:space="0" w:color="auto"/>
      </w:divBdr>
    </w:div>
    <w:div w:id="881286338">
      <w:bodyDiv w:val="1"/>
      <w:marLeft w:val="0"/>
      <w:marRight w:val="0"/>
      <w:marTop w:val="0"/>
      <w:marBottom w:val="0"/>
      <w:divBdr>
        <w:top w:val="none" w:sz="0" w:space="0" w:color="auto"/>
        <w:left w:val="none" w:sz="0" w:space="0" w:color="auto"/>
        <w:bottom w:val="none" w:sz="0" w:space="0" w:color="auto"/>
        <w:right w:val="none" w:sz="0" w:space="0" w:color="auto"/>
      </w:divBdr>
    </w:div>
    <w:div w:id="928150792">
      <w:bodyDiv w:val="1"/>
      <w:marLeft w:val="0"/>
      <w:marRight w:val="0"/>
      <w:marTop w:val="0"/>
      <w:marBottom w:val="0"/>
      <w:divBdr>
        <w:top w:val="none" w:sz="0" w:space="0" w:color="auto"/>
        <w:left w:val="none" w:sz="0" w:space="0" w:color="auto"/>
        <w:bottom w:val="none" w:sz="0" w:space="0" w:color="auto"/>
        <w:right w:val="none" w:sz="0" w:space="0" w:color="auto"/>
      </w:divBdr>
    </w:div>
    <w:div w:id="934171566">
      <w:bodyDiv w:val="1"/>
      <w:marLeft w:val="0"/>
      <w:marRight w:val="0"/>
      <w:marTop w:val="0"/>
      <w:marBottom w:val="0"/>
      <w:divBdr>
        <w:top w:val="none" w:sz="0" w:space="0" w:color="auto"/>
        <w:left w:val="none" w:sz="0" w:space="0" w:color="auto"/>
        <w:bottom w:val="none" w:sz="0" w:space="0" w:color="auto"/>
        <w:right w:val="none" w:sz="0" w:space="0" w:color="auto"/>
      </w:divBdr>
    </w:div>
    <w:div w:id="935945736">
      <w:bodyDiv w:val="1"/>
      <w:marLeft w:val="0"/>
      <w:marRight w:val="0"/>
      <w:marTop w:val="0"/>
      <w:marBottom w:val="0"/>
      <w:divBdr>
        <w:top w:val="none" w:sz="0" w:space="0" w:color="auto"/>
        <w:left w:val="none" w:sz="0" w:space="0" w:color="auto"/>
        <w:bottom w:val="none" w:sz="0" w:space="0" w:color="auto"/>
        <w:right w:val="none" w:sz="0" w:space="0" w:color="auto"/>
      </w:divBdr>
    </w:div>
    <w:div w:id="954749920">
      <w:bodyDiv w:val="1"/>
      <w:marLeft w:val="0"/>
      <w:marRight w:val="0"/>
      <w:marTop w:val="0"/>
      <w:marBottom w:val="0"/>
      <w:divBdr>
        <w:top w:val="none" w:sz="0" w:space="0" w:color="auto"/>
        <w:left w:val="none" w:sz="0" w:space="0" w:color="auto"/>
        <w:bottom w:val="none" w:sz="0" w:space="0" w:color="auto"/>
        <w:right w:val="none" w:sz="0" w:space="0" w:color="auto"/>
      </w:divBdr>
    </w:div>
    <w:div w:id="959605144">
      <w:bodyDiv w:val="1"/>
      <w:marLeft w:val="0"/>
      <w:marRight w:val="0"/>
      <w:marTop w:val="0"/>
      <w:marBottom w:val="0"/>
      <w:divBdr>
        <w:top w:val="none" w:sz="0" w:space="0" w:color="auto"/>
        <w:left w:val="none" w:sz="0" w:space="0" w:color="auto"/>
        <w:bottom w:val="none" w:sz="0" w:space="0" w:color="auto"/>
        <w:right w:val="none" w:sz="0" w:space="0" w:color="auto"/>
      </w:divBdr>
    </w:div>
    <w:div w:id="970018741">
      <w:bodyDiv w:val="1"/>
      <w:marLeft w:val="0"/>
      <w:marRight w:val="0"/>
      <w:marTop w:val="0"/>
      <w:marBottom w:val="0"/>
      <w:divBdr>
        <w:top w:val="none" w:sz="0" w:space="0" w:color="auto"/>
        <w:left w:val="none" w:sz="0" w:space="0" w:color="auto"/>
        <w:bottom w:val="none" w:sz="0" w:space="0" w:color="auto"/>
        <w:right w:val="none" w:sz="0" w:space="0" w:color="auto"/>
      </w:divBdr>
    </w:div>
    <w:div w:id="980385689">
      <w:bodyDiv w:val="1"/>
      <w:marLeft w:val="0"/>
      <w:marRight w:val="0"/>
      <w:marTop w:val="0"/>
      <w:marBottom w:val="0"/>
      <w:divBdr>
        <w:top w:val="none" w:sz="0" w:space="0" w:color="auto"/>
        <w:left w:val="none" w:sz="0" w:space="0" w:color="auto"/>
        <w:bottom w:val="none" w:sz="0" w:space="0" w:color="auto"/>
        <w:right w:val="none" w:sz="0" w:space="0" w:color="auto"/>
      </w:divBdr>
    </w:div>
    <w:div w:id="1040788571">
      <w:bodyDiv w:val="1"/>
      <w:marLeft w:val="0"/>
      <w:marRight w:val="0"/>
      <w:marTop w:val="0"/>
      <w:marBottom w:val="0"/>
      <w:divBdr>
        <w:top w:val="none" w:sz="0" w:space="0" w:color="auto"/>
        <w:left w:val="none" w:sz="0" w:space="0" w:color="auto"/>
        <w:bottom w:val="none" w:sz="0" w:space="0" w:color="auto"/>
        <w:right w:val="none" w:sz="0" w:space="0" w:color="auto"/>
      </w:divBdr>
    </w:div>
    <w:div w:id="1135374664">
      <w:bodyDiv w:val="1"/>
      <w:marLeft w:val="0"/>
      <w:marRight w:val="0"/>
      <w:marTop w:val="0"/>
      <w:marBottom w:val="0"/>
      <w:divBdr>
        <w:top w:val="none" w:sz="0" w:space="0" w:color="auto"/>
        <w:left w:val="none" w:sz="0" w:space="0" w:color="auto"/>
        <w:bottom w:val="none" w:sz="0" w:space="0" w:color="auto"/>
        <w:right w:val="none" w:sz="0" w:space="0" w:color="auto"/>
      </w:divBdr>
    </w:div>
    <w:div w:id="1146631733">
      <w:bodyDiv w:val="1"/>
      <w:marLeft w:val="0"/>
      <w:marRight w:val="0"/>
      <w:marTop w:val="0"/>
      <w:marBottom w:val="0"/>
      <w:divBdr>
        <w:top w:val="none" w:sz="0" w:space="0" w:color="auto"/>
        <w:left w:val="none" w:sz="0" w:space="0" w:color="auto"/>
        <w:bottom w:val="none" w:sz="0" w:space="0" w:color="auto"/>
        <w:right w:val="none" w:sz="0" w:space="0" w:color="auto"/>
      </w:divBdr>
    </w:div>
    <w:div w:id="1173448416">
      <w:bodyDiv w:val="1"/>
      <w:marLeft w:val="0"/>
      <w:marRight w:val="0"/>
      <w:marTop w:val="0"/>
      <w:marBottom w:val="0"/>
      <w:divBdr>
        <w:top w:val="none" w:sz="0" w:space="0" w:color="auto"/>
        <w:left w:val="none" w:sz="0" w:space="0" w:color="auto"/>
        <w:bottom w:val="none" w:sz="0" w:space="0" w:color="auto"/>
        <w:right w:val="none" w:sz="0" w:space="0" w:color="auto"/>
      </w:divBdr>
    </w:div>
    <w:div w:id="1175419644">
      <w:bodyDiv w:val="1"/>
      <w:marLeft w:val="0"/>
      <w:marRight w:val="0"/>
      <w:marTop w:val="0"/>
      <w:marBottom w:val="0"/>
      <w:divBdr>
        <w:top w:val="none" w:sz="0" w:space="0" w:color="auto"/>
        <w:left w:val="none" w:sz="0" w:space="0" w:color="auto"/>
        <w:bottom w:val="none" w:sz="0" w:space="0" w:color="auto"/>
        <w:right w:val="none" w:sz="0" w:space="0" w:color="auto"/>
      </w:divBdr>
    </w:div>
    <w:div w:id="1195340678">
      <w:bodyDiv w:val="1"/>
      <w:marLeft w:val="0"/>
      <w:marRight w:val="0"/>
      <w:marTop w:val="0"/>
      <w:marBottom w:val="0"/>
      <w:divBdr>
        <w:top w:val="none" w:sz="0" w:space="0" w:color="auto"/>
        <w:left w:val="none" w:sz="0" w:space="0" w:color="auto"/>
        <w:bottom w:val="none" w:sz="0" w:space="0" w:color="auto"/>
        <w:right w:val="none" w:sz="0" w:space="0" w:color="auto"/>
      </w:divBdr>
    </w:div>
    <w:div w:id="1202749337">
      <w:bodyDiv w:val="1"/>
      <w:marLeft w:val="0"/>
      <w:marRight w:val="0"/>
      <w:marTop w:val="0"/>
      <w:marBottom w:val="0"/>
      <w:divBdr>
        <w:top w:val="none" w:sz="0" w:space="0" w:color="auto"/>
        <w:left w:val="none" w:sz="0" w:space="0" w:color="auto"/>
        <w:bottom w:val="none" w:sz="0" w:space="0" w:color="auto"/>
        <w:right w:val="none" w:sz="0" w:space="0" w:color="auto"/>
      </w:divBdr>
    </w:div>
    <w:div w:id="1204364821">
      <w:bodyDiv w:val="1"/>
      <w:marLeft w:val="0"/>
      <w:marRight w:val="0"/>
      <w:marTop w:val="0"/>
      <w:marBottom w:val="0"/>
      <w:divBdr>
        <w:top w:val="none" w:sz="0" w:space="0" w:color="auto"/>
        <w:left w:val="none" w:sz="0" w:space="0" w:color="auto"/>
        <w:bottom w:val="none" w:sz="0" w:space="0" w:color="auto"/>
        <w:right w:val="none" w:sz="0" w:space="0" w:color="auto"/>
      </w:divBdr>
    </w:div>
    <w:div w:id="1237129615">
      <w:bodyDiv w:val="1"/>
      <w:marLeft w:val="0"/>
      <w:marRight w:val="0"/>
      <w:marTop w:val="0"/>
      <w:marBottom w:val="0"/>
      <w:divBdr>
        <w:top w:val="none" w:sz="0" w:space="0" w:color="auto"/>
        <w:left w:val="none" w:sz="0" w:space="0" w:color="auto"/>
        <w:bottom w:val="none" w:sz="0" w:space="0" w:color="auto"/>
        <w:right w:val="none" w:sz="0" w:space="0" w:color="auto"/>
      </w:divBdr>
    </w:div>
    <w:div w:id="1249539271">
      <w:bodyDiv w:val="1"/>
      <w:marLeft w:val="0"/>
      <w:marRight w:val="0"/>
      <w:marTop w:val="0"/>
      <w:marBottom w:val="0"/>
      <w:divBdr>
        <w:top w:val="none" w:sz="0" w:space="0" w:color="auto"/>
        <w:left w:val="none" w:sz="0" w:space="0" w:color="auto"/>
        <w:bottom w:val="none" w:sz="0" w:space="0" w:color="auto"/>
        <w:right w:val="none" w:sz="0" w:space="0" w:color="auto"/>
      </w:divBdr>
    </w:div>
    <w:div w:id="1252589995">
      <w:bodyDiv w:val="1"/>
      <w:marLeft w:val="0"/>
      <w:marRight w:val="0"/>
      <w:marTop w:val="0"/>
      <w:marBottom w:val="0"/>
      <w:divBdr>
        <w:top w:val="none" w:sz="0" w:space="0" w:color="auto"/>
        <w:left w:val="none" w:sz="0" w:space="0" w:color="auto"/>
        <w:bottom w:val="none" w:sz="0" w:space="0" w:color="auto"/>
        <w:right w:val="none" w:sz="0" w:space="0" w:color="auto"/>
      </w:divBdr>
    </w:div>
    <w:div w:id="1262567525">
      <w:bodyDiv w:val="1"/>
      <w:marLeft w:val="0"/>
      <w:marRight w:val="0"/>
      <w:marTop w:val="0"/>
      <w:marBottom w:val="0"/>
      <w:divBdr>
        <w:top w:val="none" w:sz="0" w:space="0" w:color="auto"/>
        <w:left w:val="none" w:sz="0" w:space="0" w:color="auto"/>
        <w:bottom w:val="none" w:sz="0" w:space="0" w:color="auto"/>
        <w:right w:val="none" w:sz="0" w:space="0" w:color="auto"/>
      </w:divBdr>
    </w:div>
    <w:div w:id="1264340514">
      <w:bodyDiv w:val="1"/>
      <w:marLeft w:val="0"/>
      <w:marRight w:val="0"/>
      <w:marTop w:val="0"/>
      <w:marBottom w:val="0"/>
      <w:divBdr>
        <w:top w:val="none" w:sz="0" w:space="0" w:color="auto"/>
        <w:left w:val="none" w:sz="0" w:space="0" w:color="auto"/>
        <w:bottom w:val="none" w:sz="0" w:space="0" w:color="auto"/>
        <w:right w:val="none" w:sz="0" w:space="0" w:color="auto"/>
      </w:divBdr>
    </w:div>
    <w:div w:id="1283612114">
      <w:bodyDiv w:val="1"/>
      <w:marLeft w:val="0"/>
      <w:marRight w:val="0"/>
      <w:marTop w:val="0"/>
      <w:marBottom w:val="0"/>
      <w:divBdr>
        <w:top w:val="none" w:sz="0" w:space="0" w:color="auto"/>
        <w:left w:val="none" w:sz="0" w:space="0" w:color="auto"/>
        <w:bottom w:val="none" w:sz="0" w:space="0" w:color="auto"/>
        <w:right w:val="none" w:sz="0" w:space="0" w:color="auto"/>
      </w:divBdr>
    </w:div>
    <w:div w:id="1300066032">
      <w:bodyDiv w:val="1"/>
      <w:marLeft w:val="0"/>
      <w:marRight w:val="0"/>
      <w:marTop w:val="0"/>
      <w:marBottom w:val="0"/>
      <w:divBdr>
        <w:top w:val="none" w:sz="0" w:space="0" w:color="auto"/>
        <w:left w:val="none" w:sz="0" w:space="0" w:color="auto"/>
        <w:bottom w:val="none" w:sz="0" w:space="0" w:color="auto"/>
        <w:right w:val="none" w:sz="0" w:space="0" w:color="auto"/>
      </w:divBdr>
    </w:div>
    <w:div w:id="1318530756">
      <w:bodyDiv w:val="1"/>
      <w:marLeft w:val="0"/>
      <w:marRight w:val="0"/>
      <w:marTop w:val="0"/>
      <w:marBottom w:val="0"/>
      <w:divBdr>
        <w:top w:val="none" w:sz="0" w:space="0" w:color="auto"/>
        <w:left w:val="none" w:sz="0" w:space="0" w:color="auto"/>
        <w:bottom w:val="none" w:sz="0" w:space="0" w:color="auto"/>
        <w:right w:val="none" w:sz="0" w:space="0" w:color="auto"/>
      </w:divBdr>
    </w:div>
    <w:div w:id="1355695122">
      <w:bodyDiv w:val="1"/>
      <w:marLeft w:val="0"/>
      <w:marRight w:val="0"/>
      <w:marTop w:val="0"/>
      <w:marBottom w:val="0"/>
      <w:divBdr>
        <w:top w:val="none" w:sz="0" w:space="0" w:color="auto"/>
        <w:left w:val="none" w:sz="0" w:space="0" w:color="auto"/>
        <w:bottom w:val="none" w:sz="0" w:space="0" w:color="auto"/>
        <w:right w:val="none" w:sz="0" w:space="0" w:color="auto"/>
      </w:divBdr>
    </w:div>
    <w:div w:id="1359696602">
      <w:bodyDiv w:val="1"/>
      <w:marLeft w:val="0"/>
      <w:marRight w:val="0"/>
      <w:marTop w:val="0"/>
      <w:marBottom w:val="0"/>
      <w:divBdr>
        <w:top w:val="none" w:sz="0" w:space="0" w:color="auto"/>
        <w:left w:val="none" w:sz="0" w:space="0" w:color="auto"/>
        <w:bottom w:val="none" w:sz="0" w:space="0" w:color="auto"/>
        <w:right w:val="none" w:sz="0" w:space="0" w:color="auto"/>
      </w:divBdr>
    </w:div>
    <w:div w:id="1400055215">
      <w:bodyDiv w:val="1"/>
      <w:marLeft w:val="0"/>
      <w:marRight w:val="0"/>
      <w:marTop w:val="0"/>
      <w:marBottom w:val="0"/>
      <w:divBdr>
        <w:top w:val="none" w:sz="0" w:space="0" w:color="auto"/>
        <w:left w:val="none" w:sz="0" w:space="0" w:color="auto"/>
        <w:bottom w:val="none" w:sz="0" w:space="0" w:color="auto"/>
        <w:right w:val="none" w:sz="0" w:space="0" w:color="auto"/>
      </w:divBdr>
    </w:div>
    <w:div w:id="1448740840">
      <w:bodyDiv w:val="1"/>
      <w:marLeft w:val="0"/>
      <w:marRight w:val="0"/>
      <w:marTop w:val="0"/>
      <w:marBottom w:val="0"/>
      <w:divBdr>
        <w:top w:val="none" w:sz="0" w:space="0" w:color="auto"/>
        <w:left w:val="none" w:sz="0" w:space="0" w:color="auto"/>
        <w:bottom w:val="none" w:sz="0" w:space="0" w:color="auto"/>
        <w:right w:val="none" w:sz="0" w:space="0" w:color="auto"/>
      </w:divBdr>
    </w:div>
    <w:div w:id="1454326934">
      <w:bodyDiv w:val="1"/>
      <w:marLeft w:val="0"/>
      <w:marRight w:val="0"/>
      <w:marTop w:val="0"/>
      <w:marBottom w:val="0"/>
      <w:divBdr>
        <w:top w:val="none" w:sz="0" w:space="0" w:color="auto"/>
        <w:left w:val="none" w:sz="0" w:space="0" w:color="auto"/>
        <w:bottom w:val="none" w:sz="0" w:space="0" w:color="auto"/>
        <w:right w:val="none" w:sz="0" w:space="0" w:color="auto"/>
      </w:divBdr>
    </w:div>
    <w:div w:id="1507787820">
      <w:bodyDiv w:val="1"/>
      <w:marLeft w:val="0"/>
      <w:marRight w:val="0"/>
      <w:marTop w:val="0"/>
      <w:marBottom w:val="0"/>
      <w:divBdr>
        <w:top w:val="none" w:sz="0" w:space="0" w:color="auto"/>
        <w:left w:val="none" w:sz="0" w:space="0" w:color="auto"/>
        <w:bottom w:val="none" w:sz="0" w:space="0" w:color="auto"/>
        <w:right w:val="none" w:sz="0" w:space="0" w:color="auto"/>
      </w:divBdr>
    </w:div>
    <w:div w:id="1523979973">
      <w:bodyDiv w:val="1"/>
      <w:marLeft w:val="0"/>
      <w:marRight w:val="0"/>
      <w:marTop w:val="0"/>
      <w:marBottom w:val="0"/>
      <w:divBdr>
        <w:top w:val="none" w:sz="0" w:space="0" w:color="auto"/>
        <w:left w:val="none" w:sz="0" w:space="0" w:color="auto"/>
        <w:bottom w:val="none" w:sz="0" w:space="0" w:color="auto"/>
        <w:right w:val="none" w:sz="0" w:space="0" w:color="auto"/>
      </w:divBdr>
    </w:div>
    <w:div w:id="1543786532">
      <w:bodyDiv w:val="1"/>
      <w:marLeft w:val="0"/>
      <w:marRight w:val="0"/>
      <w:marTop w:val="0"/>
      <w:marBottom w:val="0"/>
      <w:divBdr>
        <w:top w:val="none" w:sz="0" w:space="0" w:color="auto"/>
        <w:left w:val="none" w:sz="0" w:space="0" w:color="auto"/>
        <w:bottom w:val="none" w:sz="0" w:space="0" w:color="auto"/>
        <w:right w:val="none" w:sz="0" w:space="0" w:color="auto"/>
      </w:divBdr>
    </w:div>
    <w:div w:id="1547914445">
      <w:bodyDiv w:val="1"/>
      <w:marLeft w:val="0"/>
      <w:marRight w:val="0"/>
      <w:marTop w:val="0"/>
      <w:marBottom w:val="0"/>
      <w:divBdr>
        <w:top w:val="none" w:sz="0" w:space="0" w:color="auto"/>
        <w:left w:val="none" w:sz="0" w:space="0" w:color="auto"/>
        <w:bottom w:val="none" w:sz="0" w:space="0" w:color="auto"/>
        <w:right w:val="none" w:sz="0" w:space="0" w:color="auto"/>
      </w:divBdr>
    </w:div>
    <w:div w:id="1566337605">
      <w:bodyDiv w:val="1"/>
      <w:marLeft w:val="0"/>
      <w:marRight w:val="0"/>
      <w:marTop w:val="0"/>
      <w:marBottom w:val="0"/>
      <w:divBdr>
        <w:top w:val="none" w:sz="0" w:space="0" w:color="auto"/>
        <w:left w:val="none" w:sz="0" w:space="0" w:color="auto"/>
        <w:bottom w:val="none" w:sz="0" w:space="0" w:color="auto"/>
        <w:right w:val="none" w:sz="0" w:space="0" w:color="auto"/>
      </w:divBdr>
    </w:div>
    <w:div w:id="1608925795">
      <w:bodyDiv w:val="1"/>
      <w:marLeft w:val="0"/>
      <w:marRight w:val="0"/>
      <w:marTop w:val="0"/>
      <w:marBottom w:val="0"/>
      <w:divBdr>
        <w:top w:val="none" w:sz="0" w:space="0" w:color="auto"/>
        <w:left w:val="none" w:sz="0" w:space="0" w:color="auto"/>
        <w:bottom w:val="none" w:sz="0" w:space="0" w:color="auto"/>
        <w:right w:val="none" w:sz="0" w:space="0" w:color="auto"/>
      </w:divBdr>
    </w:div>
    <w:div w:id="1622035688">
      <w:bodyDiv w:val="1"/>
      <w:marLeft w:val="0"/>
      <w:marRight w:val="0"/>
      <w:marTop w:val="0"/>
      <w:marBottom w:val="0"/>
      <w:divBdr>
        <w:top w:val="none" w:sz="0" w:space="0" w:color="auto"/>
        <w:left w:val="none" w:sz="0" w:space="0" w:color="auto"/>
        <w:bottom w:val="none" w:sz="0" w:space="0" w:color="auto"/>
        <w:right w:val="none" w:sz="0" w:space="0" w:color="auto"/>
      </w:divBdr>
    </w:div>
    <w:div w:id="1663850420">
      <w:bodyDiv w:val="1"/>
      <w:marLeft w:val="0"/>
      <w:marRight w:val="0"/>
      <w:marTop w:val="0"/>
      <w:marBottom w:val="0"/>
      <w:divBdr>
        <w:top w:val="none" w:sz="0" w:space="0" w:color="auto"/>
        <w:left w:val="none" w:sz="0" w:space="0" w:color="auto"/>
        <w:bottom w:val="none" w:sz="0" w:space="0" w:color="auto"/>
        <w:right w:val="none" w:sz="0" w:space="0" w:color="auto"/>
      </w:divBdr>
    </w:div>
    <w:div w:id="1691645883">
      <w:bodyDiv w:val="1"/>
      <w:marLeft w:val="0"/>
      <w:marRight w:val="0"/>
      <w:marTop w:val="0"/>
      <w:marBottom w:val="0"/>
      <w:divBdr>
        <w:top w:val="none" w:sz="0" w:space="0" w:color="auto"/>
        <w:left w:val="none" w:sz="0" w:space="0" w:color="auto"/>
        <w:bottom w:val="none" w:sz="0" w:space="0" w:color="auto"/>
        <w:right w:val="none" w:sz="0" w:space="0" w:color="auto"/>
      </w:divBdr>
    </w:div>
    <w:div w:id="1704867324">
      <w:bodyDiv w:val="1"/>
      <w:marLeft w:val="0"/>
      <w:marRight w:val="0"/>
      <w:marTop w:val="0"/>
      <w:marBottom w:val="0"/>
      <w:divBdr>
        <w:top w:val="none" w:sz="0" w:space="0" w:color="auto"/>
        <w:left w:val="none" w:sz="0" w:space="0" w:color="auto"/>
        <w:bottom w:val="none" w:sz="0" w:space="0" w:color="auto"/>
        <w:right w:val="none" w:sz="0" w:space="0" w:color="auto"/>
      </w:divBdr>
    </w:div>
    <w:div w:id="1738045855">
      <w:bodyDiv w:val="1"/>
      <w:marLeft w:val="0"/>
      <w:marRight w:val="0"/>
      <w:marTop w:val="0"/>
      <w:marBottom w:val="0"/>
      <w:divBdr>
        <w:top w:val="none" w:sz="0" w:space="0" w:color="auto"/>
        <w:left w:val="none" w:sz="0" w:space="0" w:color="auto"/>
        <w:bottom w:val="none" w:sz="0" w:space="0" w:color="auto"/>
        <w:right w:val="none" w:sz="0" w:space="0" w:color="auto"/>
      </w:divBdr>
    </w:div>
    <w:div w:id="1769347739">
      <w:bodyDiv w:val="1"/>
      <w:marLeft w:val="0"/>
      <w:marRight w:val="0"/>
      <w:marTop w:val="0"/>
      <w:marBottom w:val="0"/>
      <w:divBdr>
        <w:top w:val="none" w:sz="0" w:space="0" w:color="auto"/>
        <w:left w:val="none" w:sz="0" w:space="0" w:color="auto"/>
        <w:bottom w:val="none" w:sz="0" w:space="0" w:color="auto"/>
        <w:right w:val="none" w:sz="0" w:space="0" w:color="auto"/>
      </w:divBdr>
    </w:div>
    <w:div w:id="1808626826">
      <w:bodyDiv w:val="1"/>
      <w:marLeft w:val="0"/>
      <w:marRight w:val="0"/>
      <w:marTop w:val="0"/>
      <w:marBottom w:val="0"/>
      <w:divBdr>
        <w:top w:val="none" w:sz="0" w:space="0" w:color="auto"/>
        <w:left w:val="none" w:sz="0" w:space="0" w:color="auto"/>
        <w:bottom w:val="none" w:sz="0" w:space="0" w:color="auto"/>
        <w:right w:val="none" w:sz="0" w:space="0" w:color="auto"/>
      </w:divBdr>
    </w:div>
    <w:div w:id="1828401035">
      <w:bodyDiv w:val="1"/>
      <w:marLeft w:val="0"/>
      <w:marRight w:val="0"/>
      <w:marTop w:val="0"/>
      <w:marBottom w:val="0"/>
      <w:divBdr>
        <w:top w:val="none" w:sz="0" w:space="0" w:color="auto"/>
        <w:left w:val="none" w:sz="0" w:space="0" w:color="auto"/>
        <w:bottom w:val="none" w:sz="0" w:space="0" w:color="auto"/>
        <w:right w:val="none" w:sz="0" w:space="0" w:color="auto"/>
      </w:divBdr>
    </w:div>
    <w:div w:id="1847284458">
      <w:bodyDiv w:val="1"/>
      <w:marLeft w:val="0"/>
      <w:marRight w:val="0"/>
      <w:marTop w:val="0"/>
      <w:marBottom w:val="0"/>
      <w:divBdr>
        <w:top w:val="none" w:sz="0" w:space="0" w:color="auto"/>
        <w:left w:val="none" w:sz="0" w:space="0" w:color="auto"/>
        <w:bottom w:val="none" w:sz="0" w:space="0" w:color="auto"/>
        <w:right w:val="none" w:sz="0" w:space="0" w:color="auto"/>
      </w:divBdr>
    </w:div>
    <w:div w:id="1854606256">
      <w:bodyDiv w:val="1"/>
      <w:marLeft w:val="0"/>
      <w:marRight w:val="0"/>
      <w:marTop w:val="0"/>
      <w:marBottom w:val="0"/>
      <w:divBdr>
        <w:top w:val="none" w:sz="0" w:space="0" w:color="auto"/>
        <w:left w:val="none" w:sz="0" w:space="0" w:color="auto"/>
        <w:bottom w:val="none" w:sz="0" w:space="0" w:color="auto"/>
        <w:right w:val="none" w:sz="0" w:space="0" w:color="auto"/>
      </w:divBdr>
    </w:div>
    <w:div w:id="1860191321">
      <w:bodyDiv w:val="1"/>
      <w:marLeft w:val="0"/>
      <w:marRight w:val="0"/>
      <w:marTop w:val="0"/>
      <w:marBottom w:val="0"/>
      <w:divBdr>
        <w:top w:val="none" w:sz="0" w:space="0" w:color="auto"/>
        <w:left w:val="none" w:sz="0" w:space="0" w:color="auto"/>
        <w:bottom w:val="none" w:sz="0" w:space="0" w:color="auto"/>
        <w:right w:val="none" w:sz="0" w:space="0" w:color="auto"/>
      </w:divBdr>
    </w:div>
    <w:div w:id="1885557157">
      <w:bodyDiv w:val="1"/>
      <w:marLeft w:val="0"/>
      <w:marRight w:val="0"/>
      <w:marTop w:val="0"/>
      <w:marBottom w:val="0"/>
      <w:divBdr>
        <w:top w:val="none" w:sz="0" w:space="0" w:color="auto"/>
        <w:left w:val="none" w:sz="0" w:space="0" w:color="auto"/>
        <w:bottom w:val="none" w:sz="0" w:space="0" w:color="auto"/>
        <w:right w:val="none" w:sz="0" w:space="0" w:color="auto"/>
      </w:divBdr>
    </w:div>
    <w:div w:id="1897474410">
      <w:bodyDiv w:val="1"/>
      <w:marLeft w:val="0"/>
      <w:marRight w:val="0"/>
      <w:marTop w:val="0"/>
      <w:marBottom w:val="0"/>
      <w:divBdr>
        <w:top w:val="none" w:sz="0" w:space="0" w:color="auto"/>
        <w:left w:val="none" w:sz="0" w:space="0" w:color="auto"/>
        <w:bottom w:val="none" w:sz="0" w:space="0" w:color="auto"/>
        <w:right w:val="none" w:sz="0" w:space="0" w:color="auto"/>
      </w:divBdr>
    </w:div>
    <w:div w:id="1897930979">
      <w:bodyDiv w:val="1"/>
      <w:marLeft w:val="0"/>
      <w:marRight w:val="0"/>
      <w:marTop w:val="0"/>
      <w:marBottom w:val="0"/>
      <w:divBdr>
        <w:top w:val="none" w:sz="0" w:space="0" w:color="auto"/>
        <w:left w:val="none" w:sz="0" w:space="0" w:color="auto"/>
        <w:bottom w:val="none" w:sz="0" w:space="0" w:color="auto"/>
        <w:right w:val="none" w:sz="0" w:space="0" w:color="auto"/>
      </w:divBdr>
    </w:div>
    <w:div w:id="1917203897">
      <w:bodyDiv w:val="1"/>
      <w:marLeft w:val="0"/>
      <w:marRight w:val="0"/>
      <w:marTop w:val="0"/>
      <w:marBottom w:val="0"/>
      <w:divBdr>
        <w:top w:val="none" w:sz="0" w:space="0" w:color="auto"/>
        <w:left w:val="none" w:sz="0" w:space="0" w:color="auto"/>
        <w:bottom w:val="none" w:sz="0" w:space="0" w:color="auto"/>
        <w:right w:val="none" w:sz="0" w:space="0" w:color="auto"/>
      </w:divBdr>
    </w:div>
    <w:div w:id="1947107317">
      <w:bodyDiv w:val="1"/>
      <w:marLeft w:val="0"/>
      <w:marRight w:val="0"/>
      <w:marTop w:val="0"/>
      <w:marBottom w:val="0"/>
      <w:divBdr>
        <w:top w:val="none" w:sz="0" w:space="0" w:color="auto"/>
        <w:left w:val="none" w:sz="0" w:space="0" w:color="auto"/>
        <w:bottom w:val="none" w:sz="0" w:space="0" w:color="auto"/>
        <w:right w:val="none" w:sz="0" w:space="0" w:color="auto"/>
      </w:divBdr>
    </w:div>
    <w:div w:id="1958485496">
      <w:bodyDiv w:val="1"/>
      <w:marLeft w:val="0"/>
      <w:marRight w:val="0"/>
      <w:marTop w:val="0"/>
      <w:marBottom w:val="0"/>
      <w:divBdr>
        <w:top w:val="none" w:sz="0" w:space="0" w:color="auto"/>
        <w:left w:val="none" w:sz="0" w:space="0" w:color="auto"/>
        <w:bottom w:val="none" w:sz="0" w:space="0" w:color="auto"/>
        <w:right w:val="none" w:sz="0" w:space="0" w:color="auto"/>
      </w:divBdr>
    </w:div>
    <w:div w:id="1959676964">
      <w:bodyDiv w:val="1"/>
      <w:marLeft w:val="0"/>
      <w:marRight w:val="0"/>
      <w:marTop w:val="0"/>
      <w:marBottom w:val="0"/>
      <w:divBdr>
        <w:top w:val="none" w:sz="0" w:space="0" w:color="auto"/>
        <w:left w:val="none" w:sz="0" w:space="0" w:color="auto"/>
        <w:bottom w:val="none" w:sz="0" w:space="0" w:color="auto"/>
        <w:right w:val="none" w:sz="0" w:space="0" w:color="auto"/>
      </w:divBdr>
    </w:div>
    <w:div w:id="1960406501">
      <w:bodyDiv w:val="1"/>
      <w:marLeft w:val="0"/>
      <w:marRight w:val="0"/>
      <w:marTop w:val="0"/>
      <w:marBottom w:val="0"/>
      <w:divBdr>
        <w:top w:val="none" w:sz="0" w:space="0" w:color="auto"/>
        <w:left w:val="none" w:sz="0" w:space="0" w:color="auto"/>
        <w:bottom w:val="none" w:sz="0" w:space="0" w:color="auto"/>
        <w:right w:val="none" w:sz="0" w:space="0" w:color="auto"/>
      </w:divBdr>
    </w:div>
    <w:div w:id="2042199146">
      <w:bodyDiv w:val="1"/>
      <w:marLeft w:val="0"/>
      <w:marRight w:val="0"/>
      <w:marTop w:val="0"/>
      <w:marBottom w:val="0"/>
      <w:divBdr>
        <w:top w:val="none" w:sz="0" w:space="0" w:color="auto"/>
        <w:left w:val="none" w:sz="0" w:space="0" w:color="auto"/>
        <w:bottom w:val="none" w:sz="0" w:space="0" w:color="auto"/>
        <w:right w:val="none" w:sz="0" w:space="0" w:color="auto"/>
      </w:divBdr>
    </w:div>
    <w:div w:id="2042364690">
      <w:bodyDiv w:val="1"/>
      <w:marLeft w:val="0"/>
      <w:marRight w:val="0"/>
      <w:marTop w:val="0"/>
      <w:marBottom w:val="0"/>
      <w:divBdr>
        <w:top w:val="none" w:sz="0" w:space="0" w:color="auto"/>
        <w:left w:val="none" w:sz="0" w:space="0" w:color="auto"/>
        <w:bottom w:val="none" w:sz="0" w:space="0" w:color="auto"/>
        <w:right w:val="none" w:sz="0" w:space="0" w:color="auto"/>
      </w:divBdr>
    </w:div>
    <w:div w:id="2094011777">
      <w:bodyDiv w:val="1"/>
      <w:marLeft w:val="0"/>
      <w:marRight w:val="0"/>
      <w:marTop w:val="0"/>
      <w:marBottom w:val="0"/>
      <w:divBdr>
        <w:top w:val="none" w:sz="0" w:space="0" w:color="auto"/>
        <w:left w:val="none" w:sz="0" w:space="0" w:color="auto"/>
        <w:bottom w:val="none" w:sz="0" w:space="0" w:color="auto"/>
        <w:right w:val="none" w:sz="0" w:space="0" w:color="auto"/>
      </w:divBdr>
    </w:div>
    <w:div w:id="2121991035">
      <w:bodyDiv w:val="1"/>
      <w:marLeft w:val="0"/>
      <w:marRight w:val="0"/>
      <w:marTop w:val="0"/>
      <w:marBottom w:val="0"/>
      <w:divBdr>
        <w:top w:val="none" w:sz="0" w:space="0" w:color="auto"/>
        <w:left w:val="none" w:sz="0" w:space="0" w:color="auto"/>
        <w:bottom w:val="none" w:sz="0" w:space="0" w:color="auto"/>
        <w:right w:val="none" w:sz="0" w:space="0" w:color="auto"/>
      </w:divBdr>
    </w:div>
    <w:div w:id="21364838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hmad.fathoni22@student.uisi.ac.id"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glossaryDocument" Target="glossary/document.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C7DD791-46FA-B54A-91BF-A705AFD00D53}"/>
      </w:docPartPr>
      <w:docPartBody>
        <w:p w:rsidR="00B9725B" w:rsidRDefault="00B9725B">
          <w:r w:rsidRPr="00746B59">
            <w:rPr>
              <w:rStyle w:val="PlaceholderText"/>
            </w:rPr>
            <w:t>Click or tap here to enter text.</w:t>
          </w:r>
        </w:p>
      </w:docPartBody>
    </w:docPart>
    <w:docPart>
      <w:docPartPr>
        <w:name w:val="D935493DA0F1174988A8505F77E312BC"/>
        <w:category>
          <w:name w:val="General"/>
          <w:gallery w:val="placeholder"/>
        </w:category>
        <w:types>
          <w:type w:val="bbPlcHdr"/>
        </w:types>
        <w:behaviors>
          <w:behavior w:val="content"/>
        </w:behaviors>
        <w:guid w:val="{A4C157BF-7E54-704C-A254-3C36D3F5B467}"/>
      </w:docPartPr>
      <w:docPartBody>
        <w:p w:rsidR="00B9725B" w:rsidRDefault="00B9725B" w:rsidP="00B9725B">
          <w:pPr>
            <w:pStyle w:val="D935493DA0F1174988A8505F77E312BC"/>
          </w:pPr>
          <w:r w:rsidRPr="00746B5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2" w:usb2="00000000" w:usb3="00000000" w:csb0="0000009F" w:csb1="00000000"/>
  </w:font>
  <w:font w:name="Lucida Grande">
    <w:altName w:val="Times New Roman"/>
    <w:panose1 w:val="020B0600040502020204"/>
    <w:charset w:val="00"/>
    <w:family w:val="swiss"/>
    <w:pitch w:val="variable"/>
    <w:sig w:usb0="E1000AEF" w:usb1="5000A1FF" w:usb2="00000000" w:usb3="00000000" w:csb0="000001BF" w:csb1="00000000"/>
  </w:font>
  <w:font w:name="Century Schoolbook">
    <w:panose1 w:val="02040604050505020304"/>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25B"/>
    <w:rsid w:val="000E3461"/>
    <w:rsid w:val="005F2E7D"/>
    <w:rsid w:val="00653069"/>
    <w:rsid w:val="00693157"/>
    <w:rsid w:val="009402A7"/>
    <w:rsid w:val="009D2802"/>
    <w:rsid w:val="00A61476"/>
    <w:rsid w:val="00B9725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93157"/>
    <w:rPr>
      <w:color w:val="666666"/>
    </w:rPr>
  </w:style>
  <w:style w:type="paragraph" w:customStyle="1" w:styleId="D935493DA0F1174988A8505F77E312BC">
    <w:name w:val="D935493DA0F1174988A8505F77E312BC"/>
    <w:rsid w:val="00B9725B"/>
  </w:style>
  <w:style w:type="paragraph" w:customStyle="1" w:styleId="91D471BC1DEF844ABCD42215CE30BBE9">
    <w:name w:val="91D471BC1DEF844ABCD42215CE30BBE9"/>
    <w:rsid w:val="006931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2DAB482-56C1-0B4B-A4D6-4BFDCA2850DD}">
  <we:reference id="f78a3046-9e99-4300-aa2b-5814002b01a2" version="1.55.1.0" store="EXCatalog" storeType="EXCatalog"/>
  <we:alternateReferences>
    <we:reference id="WA104382081" version="1.55.1.0" store="id-ID" storeType="OMEX"/>
  </we:alternateReferences>
  <we:properties>
    <we:property name="MENDELEY_CITATIONS" value="[{&quot;citationID&quot;:&quot;MENDELEY_CITATION_c6f3831f-d63d-4b47-a401-6f1be03e28ec&quot;,&quot;properties&quot;:{&quot;noteIndex&quot;:0},&quot;isEdited&quot;:false,&quot;manualOverride&quot;:{&quot;isManuallyOverridden&quot;:true,&quot;citeprocText&quot;:&quot;(Dedi Putra, 2024)&quot;,&quot;manualOverrideText&quot;:&quot;Putra (2024)&quot;},&quot;citationTag&quot;:&quot;MENDELEY_CITATION_v3_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&quot;,&quot;citationItems&quot;:[{&quot;id&quot;:&quot;d7020c06-06fb-3c4a-9ad0-6af9452ae53f&quot;,&quot;itemData&quot;:{&quot;type&quot;:&quot;article&quot;,&quot;id&quot;:&quot;d7020c06-06fb-3c4a-9ad0-6af9452ae53f&quot;,&quot;title&quot;:&quot;Perkembangan Media Sosial: Dari Penemuan Hingga Era Modern&quot;,&quot;author&quot;:[{&quot;family&quot;:&quot;Dedi Putra&quot;,&quot;given&quot;:&quot;A R&quot;,&quot;parse-names&quot;:false,&quot;dropping-particle&quot;:&quot;&quot;,&quot;non-dropping-particle&quot;:&quot;&quot;}],&quot;URL&quot;:&quot;https://rri.co.id/index.php/features/667995/perkembangan-media-sosial-dari-penemuan-hingga-era-modern&quot;,&quot;issued&quot;:{&quot;date-parts&quot;:[[2024]]},&quot;language&quot;:&quot;ms&quot;,&quot;container-title-short&quot;:&quot;&quot;},&quot;isTemporary&quot;:false,&quot;suppress-author&quot;:false,&quot;composite&quot;:false,&quot;author-only&quot;:false}]},{&quot;citationID&quot;:&quot;MENDELEY_CITATION_90a33d33-9eda-4827-93f5-e2f7cba11e39&quot;,&quot;properties&quot;:{&quot;noteIndex&quot;:0},&quot;isEdited&quot;:false,&quot;manualOverride&quot;:{&quot;isManuallyOverridden&quot;:false,&quot;citeprocText&quot;:&quot;(Liputan6, 2024)&quot;,&quot;manualOverrideText&quot;:&quot;&quot;},&quot;citationTag&quot;:&quot;MENDELEY_CITATION_v3_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&quot;,&quot;citationItems&quot;:[{&quot;id&quot;:&quot;f0f97316-0a26-309b-bddf-0951b3186056&quot;,&quot;itemData&quot;:{&quot;type&quot;:&quot;article&quot;,&quot;id&quot;:&quot;f0f97316-0a26-309b-bddf-0951b3186056&quot;,&quot;title&quot;:&quot;Cara Cek Penerima Bansos secara Online, Bisa Tanpa Aplikasi&quot;,&quot;author&quot;:[{&quot;family&quot;:&quot;Liputan6&quot;,&quot;given&quot;:&quot;&quot;,&quot;parse-names&quot;:false,&quot;dropping-particle&quot;:&quot;&quot;,&quot;non-dropping-particle&quot;:&quot;&quot;}],&quot;URL&quot;:&quot;https://www.liputan6.com/feeds/read/5771906/cara-cek-penerima-bansos-secara-online-bisa-tanpa-aplikasi?page=7&quot;,&quot;issued&quot;:{&quot;date-parts&quot;:[[2024]]},&quot;language&quot;:&quot;id&quot;,&quot;container-title-short&quot;:&quot;&quot;},&quot;isTemporary&quot;:false,&quot;suppress-author&quot;:false,&quot;composite&quot;:false,&quot;author-only&quot;:false}]},{&quot;citationID&quot;:&quot;MENDELEY_CITATION_7d571fb3-3055-4746-aef1-ab2630856c80&quot;,&quot;properties&quot;:{&quot;noteIndex&quot;:0},&quot;isEdited&quot;:false,&quot;manualOverride&quot;:{&quot;isManuallyOverridden&quot;:false,&quot;citeprocText&quot;:&quot;(Hasbi, t.t.)&quot;,&quot;manualOverrideText&quot;:&quot;&quot;},&quot;citationTag&quot;:&quot;MENDELEY_CITATION_v3_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&quot;,&quot;citationItems&quot;:[{&quot;id&quot;:&quot;2f39f9be-58b4-31f3-a1fb-eebe102df25d&quot;,&quot;itemData&quot;:{&quot;type&quot;:&quot;article&quot;,&quot;id&quot;:&quot;2f39f9be-58b4-31f3-a1fb-eebe102df25d&quot;,&quot;title&quot;:&quot;Pilkada dan (Pentingnya) Janji Kampanye&quot;,&quot;author&quot;:[{&quot;family&quot;:&quot;Hasbi&quot;,&quot;given&quot;:&quot;Y&quot;,&quot;parse-names&quot;:false,&quot;dropping-particle&quot;:&quot;&quot;,&quot;non-dropping-particle&quot;:&quot;&quot;}],&quot;URL&quot;:&quot;https://news.detik.com/kolom/d-7647878/pilkada-dan-pentingnya-janji-kampanye&quot;,&quot;language&quot;:&quot;ms&quot;,&quot;container-title-short&quot;:&quot;&quot;},&quot;isTemporary&quot;:false,&quot;suppress-author&quot;:false,&quot;composite&quot;:false,&quot;author-only&quot;:false}]},{&quot;citationID&quot;:&quot;MENDELEY_CITATION_946560ce-5073-40f1-9614-7c1137c9ebca&quot;,&quot;properties&quot;:{&quot;noteIndex&quot;:0},&quot;isEdited&quot;:false,&quot;manualOverride&quot;:{&quot;isManuallyOverridden&quot;:false,&quot;citeprocText&quot;:&quot;(Eliza dkk., 2024)&quot;,&quot;manualOverrideText&quot;:&quot;&quot;},&quot;citationTag&quot;:&quot;MENDELEY_CITATION_v3_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&quot;,&quot;citationItems&quot;:[{&quot;id&quot;:&quot;c0749510-a310-3f04-b0a9-c0fb89304491&quot;,&quot;itemData&quot;:{&quot;type&quot;:&quot;article-journal&quot;,&quot;id&quot;:&quot;c0749510-a310-3f04-b0a9-c0fb89304491&quot;,&quot;title&quot;:&quot;Analisis SWOT Kebijakan Makan Siang Gratis di Sekolah Menengah Kejuruan&quot;,&quot;author&quot;:[{&quot;family&quot;:&quot;Eliza&quot;,&quot;given&quot;:&quot;Fivia&quot;,&quot;parse-names&quot;:false,&quot;dropping-particle&quot;:&quot;&quot;,&quot;non-dropping-particle&quot;:&quot;&quot;},{&quot;family&quot;:&quot;Gistituati&quot;,&quot;given&quot;:&quot;Nurhizrah&quot;,&quot;parse-names&quot;:false,&quot;dropping-particle&quot;:&quot;&quot;,&quot;non-dropping-particle&quot;:&quot;&quot;},{&quot;family&quot;:&quot;Rusdinal&quot;,&quot;given&quot;:&quot;Rusdinal&quot;,&quot;parse-names&quot;:false,&quot;dropping-particle&quot;:&quot;&quot;,&quot;non-dropping-particle&quot;:&quot;&quot;},{&quot;family&quot;:&quot;Fadli&quot;,&quot;given&quot;:&quot;Radinal&quot;,&quot;parse-names&quot;:false,&quot;dropping-particle&quot;:&quot;&quot;,&quot;non-dropping-particle&quot;:&quot;&quot;}],&quot;container-title&quot;:&quot;Juwara Jurnal Wawasan dan Aksara&quot;,&quot;accessed&quot;:{&quot;date-parts&quot;:[[2025,1,8]]},&quot;DOI&quot;:&quot;10.58740/juwara.v4i1.91&quot;,&quot;ISSN&quot;:&quot;2797-2097&quot;,&quot;URL&quot;:&quot;https://jurnal.smpharapanananda.sch.id/index.php/juwara/article/view/91/60&quot;,&quot;issued&quot;:{&quot;date-parts&quot;:[[2024,5,20]]},&quot;page&quot;:&quot;121-129&quot;,&quot;abstract&quot;:&quot;ABSTRAK Penelitian ini bertujuan untuk menganalisis kebijakan makan siang gratis di sekolah menengah kejuruan di Indonesia melalui pendekatan analisis SWOT (Strengths, Weaknesses, Opportunities, and Threats). Metode penelitian yang digunakan adalah penelitian kepustakaan, dengan pengumpulan dan analisis data dari berbagai sumber sekunder. Hasil analisis menunjukkan program makan siang gratis memiliki kekuatan pada peningkatan kesehatan siswa, memberikan akses makanan bergizi, dan peningkatan prestasi akademik. Namun, kelemahannya keterbatasan anggaran, tantangan pemenuhan logistik, dan menambah beban administrasi pihak sekolah. Peluang yang dapat dimanfaatkan meliputi dukungan dari komunitas lokal, Kampanye kesadaran gizi, serta integrasi program dengan kurikulum. Ancaman yang harus diantisipasi mencakup ketidakstabilan harga pangan, Terjadinya peningkatan sampah plastik, dan masalah keamanan pangan. Penelitian ini memberikan wawasan yang mendalam tentang kekuatan, kelemahan, peluang, dan ancaman yang dihadapi oleh kebijakan makan siang gratis di sekolah menengah kejuruan. Temuan ini membuka peluang penelitian dimasa yang akan datang untuk evaluasi pelaksanaan program dalam jangka waktu yang panjang. ABSTRACT This research aims to analyze the free lunch policy in vocational high schools in Indonesia using a SWOT (Strengths, Weaknesses, Opportunities, and Threats) analysis approach. The research method used is library research, with data collection and analysis from various secondary sources. The results of the analysis show that the free lunch program has the power to improve student health, provide access to nutritious food, and increase academic achievement. However, the weaknesses are budget limitations, logistical challenges, and increased administrative burdens on schools. Opportunities that can be utilized include support from local communities, nutrition awareness campaigns, and curriculum integration with health education programs. Threats that must be anticipated include food price instability, an increase in plastic waste, and food safety problems. This research provides in-depth insight into the strengths, weaknesses, opportunities, and threats facing free lunch policies in vocational high schools. These findings open up future research opportunities to evaluate program implementation over a long period of time.&quot;,&quot;publisher&quot;:&quot;Yayasan Pendidikan dan Pengembangan Harapan Ananda&quot;,&quot;issue&quot;:&quot;1&quot;,&quot;volume&quot;:&quot;4&quot;,&quot;container-title-short&quot;:&quot;&quot;},&quot;isTemporary&quot;:false,&quot;suppress-author&quot;:false,&quot;composite&quot;:false,&quot;author-only&quot;:false}]},{&quot;citationID&quot;:&quot;MENDELEY_CITATION_8b5aa04a-a6e3-4cea-b141-03dac05d7843&quot;,&quot;properties&quot;:{&quot;noteIndex&quot;:0},&quot;isEdited&quot;:false,&quot;manualOverride&quot;:{&quot;isManuallyOverridden&quot;:true,&quot;citeprocText&quot;:&quot;(Amaliah dkk., 2022)&quot;,&quot;manualOverrideText&quot;:&quot;Amaliah dkk. (2022)&quot;},&quot;citationTag&quot;:&quot;MENDELEY_CITATION_v3_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&quot;,&quot;citationItems&quot;:[{&quot;id&quot;:&quot;ba781d5a-09c5-3230-895f-ebffef53a0f6&quot;,&quot;itemData&quot;:{&quot;type&quot;:&quot;article-journal&quot;,&quot;id&quot;:&quot;ba781d5a-09c5-3230-895f-ebffef53a0f6&quot;,&quot;title&quot;:&quot;Pemeriksaan Kesehatan dan Konsultasi Gizi Gratis Kepada Masyarakat Kota Serang&quot;,&quot;author&quot;:[{&quot;family&quot;:&quot;Amaliah&quot;,&quot;given&quot;:&quot;Lili&quot;,&quot;parse-names&quot;:false,&quot;dropping-particle&quot;:&quot;&quot;,&quot;non-dropping-particle&quot;:&quot;&quot;},{&quot;family&quot;:&quot;Ansori&quot;,&quot;given&quot;:&quot;Muhammad&quot;,&quot;parse-names&quot;:false,&quot;dropping-particle&quot;:&quot;&quot;,&quot;non-dropping-particle&quot;:&quot;&quot;},{&quot;family&quot;:&quot;Nuradhiani&quot;,&quot;given&quot;:&quot;Annisa&quot;,&quot;parse-names&quot;:false,&quot;dropping-particle&quot;:&quot;&quot;,&quot;non-dropping-particle&quot;:&quot;&quot;}],&quot;container-title&quot;:&quot;Jurnal Pengabdian dan Pengembangan Masyarakat Indonesia&quot;,&quot;accessed&quot;:{&quot;date-parts&quot;:[[2025,1,8]]},&quot;DOI&quot;:&quot;10.56303/jppmi.v1i2.65&quot;,&quot;URL&quot;:&quot;https://www.journalmpci.com/index.php/jppmi/article/view/65/48&quot;,&quot;issued&quot;:{&quot;date-parts&quot;:[[2022,11,23]]},&quot;page&quot;:&quot;145-148&quot;,&quot;abstract&quot;:&quot;Pengabdian masyarakat ini bertujuan untuk memberi layanan kesehatan berupa pemeriksaan, pengobatan dan konsultasi gizi secara gratis kepada masyarakat Kota Serang. Metode pengabdian yaitu pemeriksaan kesehatan dan konsultasi gizi secara langsung dan menggunakan media leaflet. Kegiatan ini merupakan Program BEM Universitas Sultan Ageng Tirtayasa yang bekerjasama dengan Fakultas Kedokteran Universitas Sultan Ageng Tirtayasa, RS Hermina dan Dinas Kesehatan Kota Serang. Konsultasi gizi yang diberikan yaitu tentang jenis diet yang sesuai dengan jenis penyakit yang diderita oleh peserta berdasarkan hasil pemeriksaan awal oleh tim medis, dan bagaimana mengontrol status gizi. Adapun tempat pelaksanaan pengabdian masyarakat yaitu di Alun-Alun Barat Kota Serang pada tanggal 08 Oktober 2022. Hasil kegiatan ini yaitu terselenggaranya kegiatan pemeriksaan kesehatan dan konsultasi gizi oleh Dosen Prodi Gizi Fakultas Kedokteran Untirta sebagai bentuk pengabdian kepada masyarakat dengan harapan kegiatan ini dapay meningkatkan pengentahun masyarakat Kota Serang tentang diet yang tepat sesuai dengan penyakit, dan bagaimana mengontrol status gizi untuk mencegah dari berbagai penyakit dan status gizinya terkontrol. Para peserta diberikan leaflet yang berisi contoh menu untuk diet&quot;,&quot;publisher&quot;:&quot;CV. Media Publikasi Cendekia Indonesia&quot;,&quot;issue&quot;:&quot;2&quot;,&quot;volume&quot;:&quot;1&quot;},&quot;isTemporary&quot;:false,&quot;suppress-author&quot;:false,&quot;composite&quot;:false,&quot;author-only&quot;:false}]},{&quot;citationID&quot;:&quot;MENDELEY_CITATION_2648f696-3040-413d-92e1-e541f010ab45&quot;,&quot;properties&quot;:{&quot;noteIndex&quot;:0},&quot;isEdited&quot;:false,&quot;manualOverride&quot;:{&quot;isManuallyOverridden&quot;:true,&quot;citeprocText&quot;:&quot;(Saputra &amp;#38; Hasan, 2024)&quot;,&quot;manualOverrideText&quot;:&quot;Saputra &amp; Hasan (2024)&quot;},&quot;citationTag&quot;:&quot;MENDELEY_CITATION_v3_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&quot;,&quot;citationItems&quot;:[{&quot;id&quot;:&quot;a4e37db8-3335-3ff0-a7c6-455bb99dc631&quot;,&quot;itemData&quot;:{&quot;type&quot;:&quot;article-journal&quot;,&quot;id&quot;:&quot;a4e37db8-3335-3ff0-a7c6-455bb99dc631&quot;,&quot;title&quot;:&quot;Analisis Sentimen Terhadap Program Makan Siang &amp; Susu Gratis Menggunakan Algoritma Naive Bayes&quot;,&quot;author&quot;:[{&quot;family&quot;:&quot;Saputra&quot;,&quot;given&quot;:&quot;Ramadani&quot;,&quot;parse-names&quot;:false,&quot;dropping-particle&quot;:&quot;&quot;,&quot;non-dropping-particle&quot;:&quot;&quot;},{&quot;family&quot;:&quot;Hasan&quot;,&quot;given&quot;:&quot;Firman Noor&quot;,&quot;parse-names&quot;:false,&quot;dropping-particle&quot;:&quot;&quot;,&quot;non-dropping-particle&quot;:&quot;&quot;}],&quot;container-title&quot;:&quot;Jurnal Teknologi Dan Sistem Informasi Bisnis&quot;,&quot;DOI&quot;:&quot;10.47233/jteksis.v6i3.1378&quot;,&quot;ISSN&quot;:&quot;2964-2132&quot;,&quot;issued&quot;:{&quot;date-parts&quot;:[[2024,7,1]]},&quot;page&quot;:&quot;411-419&quot;,&quot;abstract&quot;:&quot;Penggunaan media sosial seperti Twitter menjadi platform penting bagi masyarakat untuk menyuarakan pendapat terkait program politik, termasuk Program Makan Siang dan Susu Gratis yang diusung oleh Pasangan Calon nomor urut 02 Prabowo-Gibran dalam Pemilihan Presiden 2024. Penelitian ini menggunakan metode klasifikasi Naive Bayes dengan bantuan aplikasi RapidMiner untuk menganalisis sentimen masyarakat terhadap program tersebut. Dari 785 data Twitter yang diuji, sekitar 81,7% menunjukkan sentimen negatif, sementara 6,6% bersifat netral, dan 11,7% menunjukkan sentimen positif. Meskipun dominasi sentimen negatif, didapati juga dukungan terhadap program ini. Evaluasi model menggunakan teknik cross-validation 10, serta penerapan SMOTEUP sampling dan TF-IDF, menunjukkan accuracy sebesar 92,96%, recall sebesar 85,30%, dan precision sebesar 94,57%. Hasil ini menunjukkan bahwa model memiliki kinerja yang baik dalam mengklasifikasikan sentimen dari data uji.&quot;,&quot;publisher&quot;:&quot;Universitas Dharma Andalas&quot;,&quot;issue&quot;:&quot;3&quot;,&quot;volume&quot;:&quot;6&quot;,&quot;container-title-short&quot;:&quot;&quot;},&quot;isTemporary&quot;:false,&quot;suppress-author&quot;:false,&quot;composite&quot;:false,&quot;author-onl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Lip24</b:Tag>
    <b:SourceType>InternetSite</b:SourceType>
    <b:Guid>{2794ACB9-2C81-F04C-A959-E8FFEE82F95E}</b:Guid>
    <b:Author>
      <b:Author>
        <b:NameList>
          <b:Person>
            <b:Last>Liputan6</b:Last>
          </b:Person>
        </b:NameList>
      </b:Author>
    </b:Author>
    <b:Title>Cara Cek Penerima Bansos secara Online, Bisa Tanpa Aplikasi</b:Title>
    <b:InternetSiteTitle>Liputan6.com</b:InternetSiteTitle>
    <b:URL>https://www.liputan6.com/feeds/read/5771906/cara-cek-penerima-bansos-secara-online-bisa-tanpa-aplikasi?page=7</b:URL>
    <b:Year>2024</b:Year>
    <b:Month>12</b:Month>
    <b:Day>5</b:Day>
    <b:RefOrder>2</b:RefOrder>
  </b:Source>
  <b:Source>
    <b:Tag>Ded24</b:Tag>
    <b:SourceType>InternetSite</b:SourceType>
    <b:Guid>{2DE6BDBE-84F6-EF43-AA76-EFC6956C2636}</b:Guid>
    <b:Author>
      <b:Author>
        <b:NameList>
          <b:Person>
            <b:Last>Dedi Putra</b:Last>
            <b:First>Adrayoza</b:First>
            <b:Middle>Rasyid</b:Middle>
          </b:Person>
        </b:NameList>
      </b:Author>
    </b:Author>
    <b:Title>Perkembangan Media Sosial: Dari Penemuan Hingga Era Modern</b:Title>
    <b:InternetSiteTitle>rri.co.id</b:InternetSiteTitle>
    <b:URL>https://rri.co.id/index.php/features/667995/perkembangan-media-sosial-dari-penemuan-hingga-era-modern</b:URL>
    <b:Year>2024</b:Year>
    <b:Month>5</b:Month>
    <b:Day>3</b:Day>
    <b:RefOrder>3</b:RefOrder>
  </b:Source>
  <b:Source>
    <b:Tag>Put24</b:Tag>
    <b:SourceType>JournalArticle</b:SourceType>
    <b:Guid>{02F526CC-D773-0745-8F69-2C01817EA77B}</b:Guid>
    <b:Title>KAMPANYE PRABOWO GIBRAN DAN REALISASINYA</b:Title>
    <b:Year>2024</b:Year>
    <b:JournalName>Jolasos :Journal Of Law And Social Society</b:JournalName>
    <b:Pages>1</b:Pages>
    <b:Author>
      <b:Author>
        <b:NameList>
          <b:Person>
            <b:Last>Putri Ardelia Maharani</b:Last>
            <b:First>Alliya</b:First>
            <b:Middle>Riyani Namira, Tsalsabillah Viony Chairunnisa</b:Middle>
          </b:Person>
        </b:NameList>
      </b:Author>
    </b:Author>
    <b:RefOrder>4</b:RefOrder>
  </b:Source>
  <b:Source>
    <b:Tag>Fan24</b:Tag>
    <b:SourceType>JournalArticle</b:SourceType>
    <b:Guid>{EA5435EA-125B-F744-9FCE-6596D962A21F}</b:Guid>
    <b:Author>
      <b:Author>
        <b:NameList>
          <b:Person>
            <b:Last>Fanny Ika Septiani</b:Last>
            <b:First>Nadia</b:First>
            <b:Middle>Rosiana, Alisa Azzahra</b:Middle>
          </b:Person>
        </b:NameList>
      </b:Author>
    </b:Author>
    <b:Title>Dampak Makan Siang Gratis Pada Kondisi Keuangan Negara Dan Peningkatan Mutu Pendidikan</b:Title>
    <b:JournalName>Jupensal</b:JournalName>
    <b:Year>2024</b:Year>
    <b:Pages>191</b:Pages>
    <b:RefOrder>5</b:RefOrder>
  </b:Source>
  <b:Source>
    <b:Tag>Fiv24</b:Tag>
    <b:SourceType>JournalArticle</b:SourceType>
    <b:Guid>{DD7216ED-8C3C-F049-A7B4-B58C8141BAA9}</b:Guid>
    <b:Author>
      <b:Author>
        <b:NameList>
          <b:Person>
            <b:Last>Fivia Eliza</b:Last>
            <b:First>Nurhizrah</b:First>
            <b:Middle>Gistituati, Rusdinal, Radinal Fadli</b:Middle>
          </b:Person>
        </b:NameList>
      </b:Author>
    </b:Author>
    <b:Title>Analisis SWOTKebijakan  Makan  Siang Gratis di Sekolah Menengah Kejuruan</b:Title>
    <b:JournalName>Juwara</b:JournalName>
    <b:Year>2024</b:Year>
    <b:Pages>121</b:Pages>
    <b:RefOrder>6</b:RefOrder>
  </b:Source>
  <b:Source>
    <b:Tag>Lil22</b:Tag>
    <b:SourceType>JournalArticle</b:SourceType>
    <b:Guid>{30DD0560-FA02-014F-AFDE-9B6A40B8A220}</b:Guid>
    <b:Author>
      <b:Author>
        <b:NameList>
          <b:Person>
            <b:Last>Lili Amaliah</b:Last>
            <b:First>Muhammad</b:First>
            <b:Middle>Ansori, Annisa Nuradhiani</b:Middle>
          </b:Person>
        </b:NameList>
      </b:Author>
    </b:Author>
    <b:Title>Pemeriksaan Kesehatan dan Konsultasi Gizi Gratis Kepada Masyarakat Kota Serang</b:Title>
    <b:JournalName>Jurnal Pengabdian dan Pengembangan Masyarakat Indonesia</b:JournalName>
    <b:Year>2022</b:Year>
    <b:Pages>145</b:Pages>
    <b:RefOrder>7</b:RefOrder>
  </b:Source>
  <b:Source>
    <b:Tag>Ram24</b:Tag>
    <b:SourceType>JournalArticle</b:SourceType>
    <b:Guid>{EE98C438-5290-254F-8AB8-42AA0E45191B}</b:Guid>
    <b:Author>
      <b:Author>
        <b:NameList>
          <b:Person>
            <b:Last>Ramadani Saputra</b:Last>
            <b:First>Firman</b:First>
            <b:Middle>Noor Hasan</b:Middle>
          </b:Person>
        </b:NameList>
      </b:Author>
    </b:Author>
    <b:Title>Analisis Sentimen Terhadap Program Makan Siang &amp; Susu Gratis Menggunakan Algoritma Naive Bayes</b:Title>
    <b:JournalName>JTeksis</b:JournalName>
    <b:Year>2024</b:Year>
    <b:Pages>411</b:Pages>
    <b:RefOrder>8</b:RefOrder>
  </b:Source>
  <b:Source>
    <b:Tag>Yus24</b:Tag>
    <b:SourceType>InternetSite</b:SourceType>
    <b:Guid>{0C6C0318-6F78-4B42-BC66-BCE8967930EB}</b:Guid>
    <b:Title>Pilkada dan (Pentingnya) Janji Kampanye</b:Title>
    <b:Year>2024</b:Year>
    <b:Author>
      <b:Author>
        <b:NameList>
          <b:Person>
            <b:Last>Hasbi</b:Last>
            <b:First>Yusrizal</b:First>
          </b:Person>
        </b:NameList>
      </b:Author>
    </b:Author>
    <b:InternetSiteTitle>News.detik.com</b:InternetSiteTitle>
    <b:URL>https://news.detik.com/kolom/d-7647878/pilkada-dan-pentingnya-janji-kampanye</b:URL>
    <b:Month>11</b:Month>
    <b:Day>20</b:Day>
    <b:RefOrder>1</b:RefOrder>
  </b:Source>
  <b:Source>
    <b:Tag>Yud24</b:Tag>
    <b:SourceType>InternetSite</b:SourceType>
    <b:Guid>{5D544348-0448-BD4F-88E0-0956533A85E1}</b:Guid>
    <b:Author>
      <b:Author>
        <b:NameList>
          <b:Person>
            <b:Last>Yanuar</b:Last>
            <b:First>Yudono</b:First>
          </b:Person>
        </b:NameList>
      </b:Author>
    </b:Author>
    <b:Title>Jelang Pelaksanaan Program Makan Bergizi Gratis, Ada Isu Pungutan sampai Susu Diganti Daun Kelor</b:Title>
    <b:InternetSiteTitle>Tempo.co</b:InternetSiteTitle>
    <b:URL>https://www.tempo.co/ekonomi/jelang-pelaksanaan-program-makan-bergizi-gratis-ada-isu-pungutan-sampai-susu-diganti-daun-kelor-1186193</b:URL>
    <b:Year>2024</b:Year>
    <b:Month>12</b:Month>
    <b:Day>10</b:Day>
    <b:RefOrder>9</b:RefOrder>
  </b:Source>
  <b:Source>
    <b:Tag>Rah24</b:Tag>
    <b:SourceType>InternetSite</b:SourceType>
    <b:Guid>{534C6BAD-F186-104F-9CF1-3D99D126D5B4}</b:Guid>
    <b:Author>
      <b:Author>
        <b:NameList>
          <b:Person>
            <b:Last>Rahmat Utomo</b:Last>
            <b:First>Teuku</b:First>
            <b:Middle>Muhammad Valdy Arief</b:Middle>
          </b:Person>
        </b:NameList>
      </b:Author>
    </b:Author>
    <b:Title>Uji Coba Makan Gratis di Kota Medan, Bobby: Menunya Pakai Nila Toba</b:Title>
    <b:InternetSiteTitle>Kompas.com</b:InternetSiteTitle>
    <b:URL>https://medan.kompas.com/read/2024/12/19/175447978/uji-coba-makan-gratis-di-kota-medan-bobby-menunya-pakai-nila-toba</b:URL>
    <b:Year>2024</b:Year>
    <b:Month>12</b:Month>
    <b:Day>19</b:Day>
    <b:RefOrder>10</b:RefOrder>
  </b:Source>
  <b:Source>
    <b:Tag>Mar24</b:Tag>
    <b:SourceType>InternetSite</b:SourceType>
    <b:Guid>{3BC56B52-4D31-DF4F-B380-F01DB4AC4875}</b:Guid>
    <b:Author>
      <b:Author>
        <b:NameList>
          <b:Person>
            <b:Last>Markus Yuwono</b:Last>
            <b:First>Gloria</b:First>
            <b:Middle>Setyvani Putri</b:Middle>
          </b:Person>
        </b:NameList>
      </b:Author>
    </b:Author>
    <b:Title>Dekan Fakultas Vokasi UNY: Makan Bergizi Gratis Rp 10.000, Pemerintah Harus Rasional  Artikel ini telah tayang di Kompas.com dengan judul "Dekan Fakultas Vokasi UNY: Makan Bergizi Gratis Rp 10.000, Pemerintah Harus Rasional"</b:Title>
    <b:InternetSiteTitle>Kompas.com</b:InternetSiteTitle>
    <b:URL>https://yogyakarta.kompas.com/read/2024/12/12/164410478/dekan-fakultas-vokasi-uny-makan-bergizi-gratis-rp-10000-pemerintah-harus</b:URL>
    <b:Year>2024</b:Year>
    <b:Month>12</b:Month>
    <b:Day>12</b:Day>
    <b:RefOrder>11</b:RefOrder>
  </b:Source>
  <b:Source>
    <b:Tag>Int24</b:Tag>
    <b:SourceType>InternetSite</b:SourceType>
    <b:Guid>{450EC5A7-2DF8-D74F-89F9-1E5BEE88A33D}</b:Guid>
    <b:Author>
      <b:Author>
        <b:NameList>
          <b:Person>
            <b:Last>Intan Afrida Rafni</b:Last>
            <b:First>Fabian</b:First>
            <b:Middle>Januarius Kuwado</b:Middle>
          </b:Person>
        </b:NameList>
      </b:Author>
    </b:Author>
    <b:Title>Kota Tangerang Siap Laksanakan Program Makan Bergizi Gratis, Anggarannya Rp 30 Miliar</b:Title>
    <b:InternetSiteTitle>Kompas.com</b:InternetSiteTitle>
    <b:URL>https://megapolitan.kompas.com/read/2024/12/02/17290721/kota-tangerang-siap-laksanakan-program-makan-bergizi-gratis-anggarannya</b:URL>
    <b:Year>2024</b:Year>
    <b:Month>12</b:Month>
    <b:Day>2</b:Day>
    <b:RefOrder>12</b:RefOrder>
  </b:Source>
  <b:Source>
    <b:Tag>San24</b:Tag>
    <b:SourceType>InternetSite</b:SourceType>
    <b:Guid>{40E1BBDC-6FF0-9549-85FA-C21947C67CE6}</b:Guid>
    <b:Author>
      <b:Author>
        <b:NameList>
          <b:Person>
            <b:Last>Sandra Desi Caesaria</b:Last>
            <b:First>Mahar</b:First>
            <b:Middle>Prastiwi</b:Middle>
          </b:Person>
        </b:NameList>
      </b:Author>
    </b:Author>
    <b:Title>Makan Siang Gratis Dipangkas, Pakar Unair: Bisa Pakai Lele hingga Nila</b:Title>
    <b:InternetSiteTitle>Kompas.com</b:InternetSiteTitle>
    <b:URL>https://www.kompas.com/edu/read/2024/12/22/142500771/makan-siang-gratis-dipangkas-pakar-unair--bisa-pakai-lele-hingga-nila</b:URL>
    <b:Year>2024</b:Year>
    <b:Month>12</b:Month>
    <b:Day>22</b:Day>
    <b:RefOrder>13</b:RefOrder>
  </b:Source>
  <b:Source>
    <b:Tag>Adh24</b:Tag>
    <b:SourceType>InternetSite</b:SourceType>
    <b:Guid>{A90FA104-1FE8-E444-8BB8-387B0956C583}</b:Guid>
    <b:Author>
      <b:Author>
        <b:NameList>
          <b:Person>
            <b:Last>Adhyasta Dirgantara</b:Last>
            <b:First>Icha</b:First>
            <b:Middle>Rastika</b:Middle>
          </b:Person>
        </b:NameList>
      </b:Author>
    </b:Author>
    <b:Title>Uji Coba Makan Bergizi Gratis di Bogor Pagi Ini: Menunya Ayam, Cah Brokoli, Pisang, Susu</b:Title>
    <b:InternetSiteTitle>Kompas.com</b:InternetSiteTitle>
    <b:URL>https://nasional.kompas.com/read/2024/12/09/08475531/uji-coba-makan-bergizi-gratis-di-bogor-pagi-ini-menunya-ayam-cah-brokoli</b:URL>
    <b:Year>2024</b:Year>
    <b:Month>12</b:Month>
    <b:Day>19</b:Day>
    <b:RefOrder>14</b:RefOrder>
  </b:Source>
  <b:Source>
    <b:Tag>Mel24</b:Tag>
    <b:SourceType>InternetSite</b:SourceType>
    <b:Guid>{0440D47E-5493-2C45-A788-254B2C9511C9}</b:Guid>
    <b:Author>
      <b:Author>
        <b:NameList>
          <b:Person>
            <b:Last>Arnani</b:Last>
            <b:First>Mela</b:First>
          </b:Person>
        </b:NameList>
      </b:Author>
    </b:Author>
    <b:Title>PINSAR: Program Makan Bergizi Gratis Untungkan Peternak UMKM</b:Title>
    <b:InternetSiteTitle>Kompas.com</b:InternetSiteTitle>
    <b:URL>https://money.kompas.com/read/2024/12/06/140845126/pinsar-program-makan-bergizi-gratis-untungkan-peternak-umkm</b:URL>
    <b:Year>2024</b:Year>
    <b:Month>12</b:Month>
    <b:Day>6</b:Day>
    <b:RefOrder>15</b:RefOrder>
  </b:Source>
  <b:Source>
    <b:Tag>Erw24</b:Tag>
    <b:SourceType>InternetSite</b:SourceType>
    <b:Guid>{05AD5CDA-1C90-9E45-9B58-3FC3BC4DA2EC}</b:Guid>
    <b:Author>
      <b:Author>
        <b:NameList>
          <b:Person>
            <b:Last>Erwina Rachmi Puspapertiwi</b:Last>
            <b:First>Rizal</b:First>
            <b:Middle>Setyo Nugroho</b:Middle>
          </b:Person>
        </b:NameList>
      </b:Author>
    </b:Author>
    <b:Title>Program Makan Siang Gratis Prabowo, Siapa Saja yang Dapat dan dari Mana Uangnya?</b:Title>
    <b:InternetSiteTitle>Kompas.com</b:InternetSiteTitle>
    <b:URL>https://www.kompas.com/tren/read/2024/02/19/203000065/program-makan-siang-gratis-prabowo-siapa-saja-yang-dapat-dan-dari-mana?page=all</b:URL>
    <b:Year>2024</b:Year>
    <b:Month>2</b:Month>
    <b:Day>19</b:Day>
    <b:LCID>id-ID</b:LCID>
    <b:RefOrder>16</b:RefOrder>
  </b:Source>
  <b:Source>
    <b:Tag>Jer19</b:Tag>
    <b:SourceType>JournalArticle</b:SourceType>
    <b:Guid>{06C60FD6-788D-CE4E-A231-0724D3477948}</b:Guid>
    <b:Title>Analisis Sentimen Pengguna Twitter Terhadap Polemik Persepakbolaan Indonesia Menggunakan Pembobotan TF-IDF dan K-Nearest Neighbor</b:Title>
    <b:InternetSiteTitle>jurnal.istts.ac.id</b:InternetSiteTitle>
    <b:Year>2019</b:Year>
    <b:LCID>id-ID</b:LCID>
    <b:Author>
      <b:Author>
        <b:NameList>
          <b:Person>
            <b:Last>Jeremy Andre Septian</b:Last>
            <b:First>TresnaMaulana</b:First>
            <b:Middle>Fahrudin, Aryo Nugroho</b:Middle>
          </b:Person>
        </b:NameList>
      </b:Author>
    </b:Author>
    <b:JournalName>jurnal.istts.ac.id</b:JournalName>
    <b:Pages>43</b:Pages>
    <b:RefOrder>17</b:RefOrder>
  </b:Source>
</b:Sources>
</file>

<file path=customXml/itemProps1.xml><?xml version="1.0" encoding="utf-8"?>
<ds:datastoreItem xmlns:ds="http://schemas.openxmlformats.org/officeDocument/2006/customXml" ds:itemID="{02D4BF88-E550-D94D-A7FB-89A2C17AC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8</Pages>
  <Words>2645</Words>
  <Characters>15083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Restricted</dc:creator>
  <cp:keywords/>
  <dc:description/>
  <cp:lastModifiedBy>Ahmad Agustio Fathoni</cp:lastModifiedBy>
  <cp:revision>10</cp:revision>
  <cp:lastPrinted>2016-01-07T06:19:00Z</cp:lastPrinted>
  <dcterms:created xsi:type="dcterms:W3CDTF">2025-01-08T06:21:00Z</dcterms:created>
  <dcterms:modified xsi:type="dcterms:W3CDTF">2025-01-16T08:10:00Z</dcterms:modified>
  <cp:category/>
</cp:coreProperties>
</file>